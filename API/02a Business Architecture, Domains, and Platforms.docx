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16"/>
          <w:szCs w:val="16"/>
        </w:rPr>
      </w:pPr>
      <w:r w:rsidDel="00000000" w:rsidR="00000000" w:rsidRPr="00000000">
        <w:rPr>
          <w:rtl w:val="0"/>
        </w:rPr>
      </w:r>
    </w:p>
    <w:tbl>
      <w:tblPr>
        <w:tblStyle w:val="Table1"/>
        <w:tblW w:w="143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95"/>
        <w:gridCol w:w="9060"/>
        <w:tblGridChange w:id="0">
          <w:tblGrid>
            <w:gridCol w:w="5295"/>
            <w:gridCol w:w="906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drawing>
                <wp:inline distB="114300" distT="114300" distL="114300" distR="114300">
                  <wp:extent cx="2964603" cy="59309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64603" cy="5930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after="160" w:line="259" w:lineRule="auto"/>
              <w:rPr>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This</w:t>
            </w:r>
            <w:r w:rsidDel="00000000" w:rsidR="00000000" w:rsidRPr="00000000">
              <w:rPr>
                <w:rFonts w:ascii="Helvetica Neue Light" w:cs="Helvetica Neue Light" w:eastAsia="Helvetica Neue Light" w:hAnsi="Helvetica Neue Light"/>
                <w:color w:val="333333"/>
                <w:sz w:val="24"/>
                <w:szCs w:val="24"/>
                <w:highlight w:val="white"/>
                <w:rtl w:val="0"/>
              </w:rPr>
              <w:t xml:space="preserve"> section provides a number of viewpoints of the target API Reference Architecture from the conceptual domains to the realization of a platform and the capabilities.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These viewpoints are used to help guide solution architects in the determination of the domain, platform and capabilities represented within their solution architectures.</w:t>
            </w:r>
            <w:r w:rsidDel="00000000" w:rsidR="00000000" w:rsidRPr="00000000">
              <w:rPr>
                <w:color w:val="333333"/>
                <w:sz w:val="24"/>
                <w:szCs w:val="24"/>
                <w:highlight w:val="white"/>
                <w:rtl w:val="0"/>
              </w:rPr>
              <w:t xml:space="preserve"> </w:t>
            </w:r>
          </w:p>
          <w:p w:rsidR="00000000" w:rsidDel="00000000" w:rsidP="00000000" w:rsidRDefault="00000000" w:rsidRPr="00000000" w14:paraId="00000004">
            <w:pPr>
              <w:spacing w:before="80" w:lineRule="auto"/>
              <w:rPr>
                <w:color w:val="222222"/>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spacing w:before="80" w:line="240" w:lineRule="auto"/>
                  <w:ind w:left="0" w:firstLine="0"/>
                  <w:rPr>
                    <w:rFonts w:ascii="Arial" w:cs="Arial" w:eastAsia="Arial" w:hAnsi="Arial"/>
                    <w:b w:val="1"/>
                    <w:i w:val="0"/>
                    <w:smallCaps w:val="0"/>
                    <w:strike w:val="0"/>
                    <w:color w:val="4b286d"/>
                    <w:sz w:val="20"/>
                    <w:szCs w:val="20"/>
                    <w:u w:val="none"/>
                    <w:shd w:fill="auto" w:val="clear"/>
                    <w:vertAlign w:val="baseline"/>
                  </w:rPr>
                </w:pPr>
                <w:r w:rsidDel="00000000" w:rsidR="00000000" w:rsidRPr="00000000">
                  <w:fldChar w:fldCharType="begin"/>
                  <w:instrText xml:space="preserve"> TOC \h \u \z \n </w:instrText>
                  <w:fldChar w:fldCharType="separate"/>
                </w:r>
                <w:hyperlink w:anchor="_4gmynmtapwyf">
                  <w:r w:rsidDel="00000000" w:rsidR="00000000" w:rsidRPr="00000000">
                    <w:rPr>
                      <w:rFonts w:ascii="Arial" w:cs="Arial" w:eastAsia="Arial" w:hAnsi="Arial"/>
                      <w:b w:val="1"/>
                      <w:i w:val="0"/>
                      <w:smallCaps w:val="0"/>
                      <w:strike w:val="0"/>
                      <w:color w:val="4b286d"/>
                      <w:sz w:val="20"/>
                      <w:szCs w:val="20"/>
                      <w:u w:val="none"/>
                      <w:shd w:fill="auto" w:val="clear"/>
                      <w:vertAlign w:val="baseline"/>
                      <w:rtl w:val="0"/>
                    </w:rPr>
                    <w:t xml:space="preserve">Business Architecture</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1"/>
                    <w:i w:val="0"/>
                    <w:smallCaps w:val="0"/>
                    <w:strike w:val="0"/>
                    <w:color w:val="4b286d"/>
                    <w:sz w:val="20"/>
                    <w:szCs w:val="20"/>
                    <w:u w:val="none"/>
                    <w:shd w:fill="auto" w:val="clear"/>
                    <w:vertAlign w:val="baseline"/>
                  </w:rPr>
                </w:pPr>
                <w:hyperlink w:anchor="_oybppmztx75">
                  <w:r w:rsidDel="00000000" w:rsidR="00000000" w:rsidRPr="00000000">
                    <w:rPr>
                      <w:rFonts w:ascii="Arial" w:cs="Arial" w:eastAsia="Arial" w:hAnsi="Arial"/>
                      <w:b w:val="1"/>
                      <w:i w:val="0"/>
                      <w:smallCaps w:val="0"/>
                      <w:strike w:val="0"/>
                      <w:color w:val="4b286d"/>
                      <w:sz w:val="20"/>
                      <w:szCs w:val="20"/>
                      <w:u w:val="none"/>
                      <w:shd w:fill="auto" w:val="clear"/>
                      <w:vertAlign w:val="baseline"/>
                      <w:rtl w:val="0"/>
                    </w:rPr>
                    <w:t xml:space="preserve">Business Domains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gysahvga9fwq">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Business Domain viewpoints:</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8tsg4yq4w77c">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Enterprise Domain Sub-domains (as an example of sub-domains):</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1"/>
                    <w:i w:val="0"/>
                    <w:smallCaps w:val="0"/>
                    <w:strike w:val="0"/>
                    <w:color w:val="4b286d"/>
                    <w:sz w:val="20"/>
                    <w:szCs w:val="20"/>
                    <w:u w:val="none"/>
                    <w:shd w:fill="auto" w:val="clear"/>
                    <w:vertAlign w:val="baseline"/>
                  </w:rPr>
                </w:pPr>
                <w:hyperlink w:anchor="_rf12ihkrun47">
                  <w:r w:rsidDel="00000000" w:rsidR="00000000" w:rsidRPr="00000000">
                    <w:rPr>
                      <w:rFonts w:ascii="Arial" w:cs="Arial" w:eastAsia="Arial" w:hAnsi="Arial"/>
                      <w:b w:val="1"/>
                      <w:i w:val="0"/>
                      <w:smallCaps w:val="0"/>
                      <w:strike w:val="0"/>
                      <w:color w:val="4b286d"/>
                      <w:sz w:val="20"/>
                      <w:szCs w:val="20"/>
                      <w:u w:val="none"/>
                      <w:shd w:fill="auto" w:val="clear"/>
                      <w:vertAlign w:val="baseline"/>
                      <w:rtl w:val="0"/>
                    </w:rPr>
                    <w:t xml:space="preserve">Domain Context</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1"/>
                    <w:i w:val="0"/>
                    <w:smallCaps w:val="0"/>
                    <w:strike w:val="0"/>
                    <w:color w:val="4b286d"/>
                    <w:sz w:val="20"/>
                    <w:szCs w:val="20"/>
                    <w:u w:val="none"/>
                    <w:shd w:fill="auto" w:val="clear"/>
                    <w:vertAlign w:val="baseline"/>
                  </w:rPr>
                </w:pPr>
                <w:hyperlink w:anchor="_qcaws7nc0xph">
                  <w:r w:rsidDel="00000000" w:rsidR="00000000" w:rsidRPr="00000000">
                    <w:rPr>
                      <w:rFonts w:ascii="Arial" w:cs="Arial" w:eastAsia="Arial" w:hAnsi="Arial"/>
                      <w:b w:val="1"/>
                      <w:i w:val="0"/>
                      <w:smallCaps w:val="0"/>
                      <w:strike w:val="0"/>
                      <w:color w:val="4b286d"/>
                      <w:sz w:val="20"/>
                      <w:szCs w:val="20"/>
                      <w:u w:val="none"/>
                      <w:shd w:fill="auto" w:val="clear"/>
                      <w:vertAlign w:val="baseline"/>
                      <w:rtl w:val="0"/>
                    </w:rPr>
                    <w:t xml:space="preserve">Platform, Domains and Bounded Context</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l722v8e7tl2q">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What is a Platform?</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Arial" w:cs="Arial" w:eastAsia="Arial" w:hAnsi="Arial"/>
                    <w:b w:val="0"/>
                    <w:i w:val="0"/>
                    <w:smallCaps w:val="0"/>
                    <w:strike w:val="0"/>
                    <w:color w:val="49166d"/>
                    <w:sz w:val="18"/>
                    <w:szCs w:val="18"/>
                    <w:u w:val="none"/>
                    <w:shd w:fill="auto" w:val="clear"/>
                    <w:vertAlign w:val="baseline"/>
                  </w:rPr>
                </w:pPr>
                <w:hyperlink w:anchor="_nvm2jyy8uzt6">
                  <w:r w:rsidDel="00000000" w:rsidR="00000000" w:rsidRPr="00000000">
                    <w:rPr>
                      <w:rFonts w:ascii="Arial" w:cs="Arial" w:eastAsia="Arial" w:hAnsi="Arial"/>
                      <w:b w:val="0"/>
                      <w:i w:val="0"/>
                      <w:smallCaps w:val="0"/>
                      <w:strike w:val="0"/>
                      <w:color w:val="49166d"/>
                      <w:sz w:val="18"/>
                      <w:szCs w:val="18"/>
                      <w:u w:val="none"/>
                      <w:shd w:fill="auto" w:val="clear"/>
                      <w:vertAlign w:val="baseline"/>
                      <w:rtl w:val="0"/>
                    </w:rPr>
                    <w:t xml:space="preserve">Platform vs Portfolios</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j5krsj6oxcsr">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Benefits of a Platform approach</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pq3yrd469wrg">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Platform vs Traditional Monolithic, Siloed Approach</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euikeq9k7b7d">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Platform Characteristics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knsvpp2y0hs9">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Platform examples</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jps4nqiuwik9">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Platforms and Applications</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4b286d"/>
                    <w:sz w:val="20"/>
                    <w:szCs w:val="20"/>
                    <w:u w:val="none"/>
                    <w:shd w:fill="auto" w:val="clear"/>
                    <w:vertAlign w:val="baseline"/>
                  </w:rPr>
                </w:pPr>
                <w:hyperlink w:anchor="_lnxbz9">
                  <w:r w:rsidDel="00000000" w:rsidR="00000000" w:rsidRPr="00000000">
                    <w:rPr>
                      <w:rFonts w:ascii="Arial" w:cs="Arial" w:eastAsia="Arial" w:hAnsi="Arial"/>
                      <w:b w:val="0"/>
                      <w:i w:val="0"/>
                      <w:smallCaps w:val="0"/>
                      <w:strike w:val="0"/>
                      <w:color w:val="4b286d"/>
                      <w:sz w:val="20"/>
                      <w:szCs w:val="20"/>
                      <w:u w:val="none"/>
                      <w:shd w:fill="auto" w:val="clear"/>
                      <w:vertAlign w:val="baseline"/>
                      <w:rtl w:val="0"/>
                    </w:rPr>
                    <w:t xml:space="preserve">Platform Capabilities</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b w:val="1"/>
                    <w:color w:val="49166d"/>
                  </w:rPr>
                </w:pPr>
                <w:hyperlink w:anchor="_ponbervr21wa">
                  <w:r w:rsidDel="00000000" w:rsidR="00000000" w:rsidRPr="00000000">
                    <w:rPr>
                      <w:b w:val="1"/>
                      <w:color w:val="49166d"/>
                      <w:rtl w:val="0"/>
                    </w:rPr>
                    <w:t xml:space="preserve">Value Stream and Value Chains: APIs’ roles</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color w:val="49166d"/>
                  </w:rPr>
                </w:pPr>
                <w:hyperlink w:anchor="_8zqkx945868k">
                  <w:r w:rsidDel="00000000" w:rsidR="00000000" w:rsidRPr="00000000">
                    <w:rPr>
                      <w:color w:val="49166d"/>
                      <w:rtl w:val="0"/>
                    </w:rPr>
                    <w:t xml:space="preserve">Value Stream</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color w:val="49166d"/>
                  </w:rPr>
                </w:pPr>
                <w:hyperlink w:anchor="_dx5suxs9e8gt">
                  <w:r w:rsidDel="00000000" w:rsidR="00000000" w:rsidRPr="00000000">
                    <w:rPr>
                      <w:color w:val="49166d"/>
                      <w:rtl w:val="0"/>
                    </w:rPr>
                    <w:t xml:space="preserve">Value Chain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49166d"/>
                  </w:rPr>
                </w:pPr>
                <w:hyperlink w:anchor="_l0qumfr7kne">
                  <w:r w:rsidDel="00000000" w:rsidR="00000000" w:rsidRPr="00000000">
                    <w:rPr>
                      <w:color w:val="49166d"/>
                      <w:rtl w:val="0"/>
                    </w:rPr>
                    <w:t xml:space="preserve">Commerce</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color w:val="49166d"/>
                  </w:rPr>
                </w:pPr>
                <w:hyperlink w:anchor="_mwrjpphrqqyh">
                  <w:r w:rsidDel="00000000" w:rsidR="00000000" w:rsidRPr="00000000">
                    <w:rPr>
                      <w:color w:val="49166d"/>
                      <w:rtl w:val="0"/>
                    </w:rPr>
                    <w:t xml:space="preserve">Commerce as a Value Stream</w:t>
                  </w:r>
                </w:hyperlink>
                <w:r w:rsidDel="00000000" w:rsidR="00000000" w:rsidRPr="00000000">
                  <w:rPr>
                    <w:rtl w:val="0"/>
                  </w:rPr>
                </w:r>
              </w:p>
              <w:p w:rsidR="00000000" w:rsidDel="00000000" w:rsidP="00000000" w:rsidRDefault="00000000" w:rsidRPr="00000000" w14:paraId="00000018">
                <w:pPr>
                  <w:spacing w:after="80" w:before="60" w:line="240" w:lineRule="auto"/>
                  <w:ind w:left="360" w:firstLine="0"/>
                  <w:rPr>
                    <w:color w:val="49166d"/>
                  </w:rPr>
                </w:pPr>
                <w:hyperlink w:anchor="_wcuhwchg3ysa">
                  <w:r w:rsidDel="00000000" w:rsidR="00000000" w:rsidRPr="00000000">
                    <w:rPr>
                      <w:color w:val="49166d"/>
                      <w:rtl w:val="0"/>
                    </w:rPr>
                    <w:t xml:space="preserve">APIs in the Commerce Value Stream</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color w:val="333333"/>
                <w:sz w:val="24"/>
                <w:szCs w:val="24"/>
                <w:highlight w:val="white"/>
              </w:rPr>
            </w:pPr>
            <w:r w:rsidDel="00000000" w:rsidR="00000000" w:rsidRPr="00000000">
              <w:rPr>
                <w:rtl w:val="0"/>
              </w:rPr>
            </w:r>
          </w:p>
          <w:p w:rsidR="00000000" w:rsidDel="00000000" w:rsidP="00000000" w:rsidRDefault="00000000" w:rsidRPr="00000000" w14:paraId="0000001A">
            <w:pPr>
              <w:spacing w:after="160" w:line="259" w:lineRule="auto"/>
              <w:rPr>
                <w:color w:val="333333"/>
                <w:sz w:val="24"/>
                <w:szCs w:val="24"/>
                <w:highlight w:val="white"/>
              </w:rPr>
            </w:pPr>
            <w:r w:rsidDel="00000000" w:rsidR="00000000" w:rsidRPr="00000000">
              <w:rPr>
                <w:rtl w:val="0"/>
              </w:rPr>
            </w:r>
          </w:p>
        </w:tc>
      </w:tr>
    </w:tbl>
    <w:p w:rsidR="00000000" w:rsidDel="00000000" w:rsidP="00000000" w:rsidRDefault="00000000" w:rsidRPr="00000000" w14:paraId="0000001B">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1C">
      <w:pPr>
        <w:pStyle w:val="Heading1"/>
        <w:spacing w:before="80" w:lineRule="auto"/>
        <w:rPr>
          <w:color w:val="333333"/>
          <w:highlight w:val="white"/>
        </w:rPr>
      </w:pPr>
      <w:bookmarkStart w:colFirst="0" w:colLast="0" w:name="_4gmynmtapwyf" w:id="0"/>
      <w:bookmarkEnd w:id="0"/>
      <w:r w:rsidDel="00000000" w:rsidR="00000000" w:rsidRPr="00000000">
        <w:rPr>
          <w:rtl w:val="0"/>
        </w:rPr>
        <w:t xml:space="preserve">Business </w:t>
      </w:r>
      <w:r w:rsidDel="00000000" w:rsidR="00000000" w:rsidRPr="00000000">
        <w:rPr>
          <w:color w:val="333333"/>
          <w:highlight w:val="white"/>
          <w:rtl w:val="0"/>
        </w:rPr>
        <w:t xml:space="preserve">Architecture</w:t>
      </w:r>
    </w:p>
    <w:p w:rsidR="00000000" w:rsidDel="00000000" w:rsidP="00000000" w:rsidRDefault="00000000" w:rsidRPr="00000000" w14:paraId="0000001D">
      <w:pPr>
        <w:spacing w:before="80" w:lineRule="auto"/>
        <w:rPr>
          <w:rFonts w:ascii="Helvetica Neue" w:cs="Helvetica Neue" w:eastAsia="Helvetica Neue" w:hAnsi="Helvetica Neue"/>
          <w:color w:val="222222"/>
          <w:sz w:val="24"/>
          <w:szCs w:val="24"/>
          <w:highlight w:val="white"/>
        </w:rPr>
      </w:pPr>
      <w:r w:rsidDel="00000000" w:rsidR="00000000" w:rsidRPr="00000000">
        <w:rPr>
          <w:rFonts w:ascii="Helvetica Neue" w:cs="Helvetica Neue" w:eastAsia="Helvetica Neue" w:hAnsi="Helvetica Neue"/>
          <w:color w:val="222222"/>
          <w:sz w:val="24"/>
          <w:szCs w:val="24"/>
          <w:highlight w:val="white"/>
          <w:rtl w:val="0"/>
        </w:rPr>
        <w:t xml:space="preserve">Business architecture is the bridge between the enterprise business model and the enterprise strategy on one side, and the business functionality of the corporate business or organization on the other side.</w:t>
      </w:r>
    </w:p>
    <w:p w:rsidR="00000000" w:rsidDel="00000000" w:rsidP="00000000" w:rsidRDefault="00000000" w:rsidRPr="00000000" w14:paraId="0000001E">
      <w:pPr>
        <w:pBdr>
          <w:left w:color="auto" w:space="26" w:sz="0" w:val="none"/>
          <w:right w:color="auto" w:space="22" w:sz="0" w:val="none"/>
        </w:pBdr>
        <w:spacing w:after="200" w:before="200" w:lineRule="auto"/>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From TOGAF:</w:t>
      </w:r>
    </w:p>
    <w:p w:rsidR="00000000" w:rsidDel="00000000" w:rsidP="00000000" w:rsidRDefault="00000000" w:rsidRPr="00000000" w14:paraId="0000001F">
      <w:pPr>
        <w:pBdr>
          <w:left w:color="auto" w:space="26" w:sz="0" w:val="none"/>
          <w:right w:color="auto" w:space="22" w:sz="0" w:val="none"/>
        </w:pBdr>
        <w:spacing w:after="200" w:before="200" w:lineRule="auto"/>
        <w:rPr>
          <w:rFonts w:ascii="Helvetica Neue" w:cs="Helvetica Neue" w:eastAsia="Helvetica Neue" w:hAnsi="Helvetica Neue"/>
          <w:i w:val="1"/>
          <w:color w:val="333333"/>
          <w:sz w:val="24"/>
          <w:szCs w:val="24"/>
          <w:highlight w:val="white"/>
        </w:rPr>
      </w:pPr>
      <w:r w:rsidDel="00000000" w:rsidR="00000000" w:rsidRPr="00000000">
        <w:rPr>
          <w:rFonts w:ascii="Helvetica Neue" w:cs="Helvetica Neue" w:eastAsia="Helvetica Neue" w:hAnsi="Helvetica Neue"/>
          <w:i w:val="1"/>
          <w:color w:val="333333"/>
          <w:sz w:val="24"/>
          <w:szCs w:val="24"/>
          <w:highlight w:val="white"/>
          <w:rtl w:val="0"/>
        </w:rPr>
        <w:t xml:space="preserve">A knowledge of the Business Architecture is a prerequisite for architecture work in any other domain (Data, Applications, Technology), and is therefore the first architecture activity that needs to be undertaken, if not catered for already in other organizational processes (enterprise planning, strategic business planning, business process re-engineering, etc.).</w:t>
      </w:r>
    </w:p>
    <w:p w:rsidR="00000000" w:rsidDel="00000000" w:rsidP="00000000" w:rsidRDefault="00000000" w:rsidRPr="00000000" w14:paraId="00000020">
      <w:pPr>
        <w:pBdr>
          <w:left w:color="auto" w:space="26" w:sz="0" w:val="none"/>
          <w:right w:color="auto" w:space="22" w:sz="0" w:val="none"/>
        </w:pBdr>
        <w:spacing w:after="200" w:before="200" w:lineRule="auto"/>
        <w:rPr>
          <w:rFonts w:ascii="Helvetica Neue" w:cs="Helvetica Neue" w:eastAsia="Helvetica Neue" w:hAnsi="Helvetica Neue"/>
          <w:i w:val="1"/>
          <w:color w:val="333333"/>
          <w:sz w:val="24"/>
          <w:szCs w:val="24"/>
          <w:highlight w:val="white"/>
        </w:rPr>
      </w:pPr>
      <w:r w:rsidDel="00000000" w:rsidR="00000000" w:rsidRPr="00000000">
        <w:rPr>
          <w:rFonts w:ascii="Helvetica Neue" w:cs="Helvetica Neue" w:eastAsia="Helvetica Neue" w:hAnsi="Helvetica Neue"/>
          <w:i w:val="1"/>
          <w:color w:val="333333"/>
          <w:sz w:val="24"/>
          <w:szCs w:val="24"/>
          <w:highlight w:val="white"/>
          <w:rtl w:val="0"/>
        </w:rPr>
        <w:t xml:space="preserve">In practical terms, the Business Architecture is also often necessary as a means of demonstrating the business value of subsequent Technical Architecture work to key stakeholders, and the return on investment to those stakeholders from supporting and participating in the subsequent work.</w:t>
      </w:r>
    </w:p>
    <w:p w:rsidR="00000000" w:rsidDel="00000000" w:rsidP="00000000" w:rsidRDefault="00000000" w:rsidRPr="00000000" w14:paraId="00000021">
      <w:pPr>
        <w:pBdr>
          <w:left w:color="auto" w:space="26" w:sz="0" w:val="none"/>
          <w:right w:color="auto" w:space="22" w:sz="0" w:val="none"/>
        </w:pBdr>
        <w:spacing w:after="200" w:before="200" w:lineRule="auto"/>
        <w:rPr>
          <w:rFonts w:ascii="Helvetica Neue" w:cs="Helvetica Neue" w:eastAsia="Helvetica Neue" w:hAnsi="Helvetica Neue"/>
          <w:i w:val="1"/>
          <w:color w:val="333333"/>
          <w:sz w:val="24"/>
          <w:szCs w:val="24"/>
          <w:highlight w:val="white"/>
        </w:rPr>
      </w:pPr>
      <w:r w:rsidDel="00000000" w:rsidR="00000000" w:rsidRPr="00000000">
        <w:rPr>
          <w:rFonts w:ascii="Helvetica Neue" w:cs="Helvetica Neue" w:eastAsia="Helvetica Neue" w:hAnsi="Helvetica Neue"/>
          <w:i w:val="1"/>
          <w:color w:val="333333"/>
          <w:sz w:val="24"/>
          <w:szCs w:val="24"/>
          <w:highlight w:val="white"/>
          <w:rtl w:val="0"/>
        </w:rPr>
        <w:t xml:space="preserve">The extent of the work in Phase B will depend to a large extent on the enterprise environment. In some cases, key elements of the Business Architecture may be done in other activities; for example, the enterprise mission, vision, strategy, and goals may be documented as part of some wider business strategy or enterprise planning activity that has its own lifecycle within the enterprise.</w:t>
      </w:r>
    </w:p>
    <w:p w:rsidR="00000000" w:rsidDel="00000000" w:rsidP="00000000" w:rsidRDefault="00000000" w:rsidRPr="00000000" w14:paraId="00000022">
      <w:pPr>
        <w:pBdr>
          <w:left w:color="auto" w:space="26" w:sz="0" w:val="none"/>
          <w:right w:color="auto" w:space="22" w:sz="0" w:val="none"/>
        </w:pBdr>
        <w:spacing w:after="200" w:before="200" w:lineRule="auto"/>
        <w:rPr>
          <w:rFonts w:ascii="Helvetica Neue" w:cs="Helvetica Neue" w:eastAsia="Helvetica Neue" w:hAnsi="Helvetica Neue"/>
          <w:i w:val="1"/>
          <w:color w:val="333333"/>
          <w:sz w:val="24"/>
          <w:szCs w:val="24"/>
          <w:highlight w:val="white"/>
        </w:rPr>
      </w:pPr>
      <w:r w:rsidDel="00000000" w:rsidR="00000000" w:rsidRPr="00000000">
        <w:rPr>
          <w:rFonts w:ascii="Helvetica Neue" w:cs="Helvetica Neue" w:eastAsia="Helvetica Neue" w:hAnsi="Helvetica Neue"/>
          <w:i w:val="1"/>
          <w:color w:val="333333"/>
          <w:sz w:val="24"/>
          <w:szCs w:val="24"/>
          <w:highlight w:val="white"/>
          <w:rtl w:val="0"/>
        </w:rPr>
        <w:t xml:space="preserve">In such cases, there may be a need to verify and update the currently documented business strategy and plans, and/or to bridge between high-level business drivers, business strategy, and goals on the one hand, and the specific business requirements that are relevant to this architecture development effort. (The business strategy typically defines what to achieve - the goals and drivers, and the metrics for success - but not how to get there. That is the role of Business Architecture.)</w:t>
      </w:r>
    </w:p>
    <w:p w:rsidR="00000000" w:rsidDel="00000000" w:rsidP="00000000" w:rsidRDefault="00000000" w:rsidRPr="00000000" w14:paraId="00000023">
      <w:pPr>
        <w:pBdr>
          <w:left w:color="auto" w:space="26" w:sz="0" w:val="none"/>
          <w:right w:color="auto" w:space="22" w:sz="0" w:val="none"/>
        </w:pBdr>
        <w:spacing w:after="200" w:before="200" w:lineRule="auto"/>
        <w:rPr>
          <w:rFonts w:ascii="Helvetica Neue" w:cs="Helvetica Neue" w:eastAsia="Helvetica Neue" w:hAnsi="Helvetica Neue"/>
          <w:i w:val="1"/>
          <w:color w:val="333333"/>
          <w:sz w:val="24"/>
          <w:szCs w:val="24"/>
          <w:highlight w:val="white"/>
        </w:rPr>
      </w:pPr>
      <w:r w:rsidDel="00000000" w:rsidR="00000000" w:rsidRPr="00000000">
        <w:rPr>
          <w:rFonts w:ascii="Helvetica Neue" w:cs="Helvetica Neue" w:eastAsia="Helvetica Neue" w:hAnsi="Helvetica Neue"/>
          <w:i w:val="1"/>
          <w:color w:val="333333"/>
          <w:sz w:val="24"/>
          <w:szCs w:val="24"/>
          <w:highlight w:val="white"/>
          <w:rtl w:val="0"/>
        </w:rPr>
        <w:t xml:space="preserve">In other cases, little or no Business Architecture work may have been done to date. In such cases, there will be a need for the architecture team to research, verify, and gain buy-in to the key business objectives and processes that the architecture is to support. This may be done as a free-standing exercise, either preceding architecture development, or as part of Phase A.</w:t>
      </w:r>
    </w:p>
    <w:p w:rsidR="00000000" w:rsidDel="00000000" w:rsidP="00000000" w:rsidRDefault="00000000" w:rsidRPr="00000000" w14:paraId="00000024">
      <w:pPr>
        <w:pStyle w:val="Heading1"/>
        <w:spacing w:after="0" w:before="40" w:line="259" w:lineRule="auto"/>
        <w:rPr/>
      </w:pPr>
      <w:bookmarkStart w:colFirst="0" w:colLast="0" w:name="_1q4kgrcp3ruw" w:id="1"/>
      <w:bookmarkEnd w:id="1"/>
      <w:r w:rsidDel="00000000" w:rsidR="00000000" w:rsidRPr="00000000">
        <w:rPr>
          <w:rtl w:val="0"/>
        </w:rPr>
      </w:r>
    </w:p>
    <w:p w:rsidR="00000000" w:rsidDel="00000000" w:rsidP="00000000" w:rsidRDefault="00000000" w:rsidRPr="00000000" w14:paraId="00000025">
      <w:pPr>
        <w:pStyle w:val="Heading1"/>
        <w:spacing w:after="0" w:before="40" w:line="259" w:lineRule="auto"/>
        <w:rPr/>
      </w:pPr>
      <w:bookmarkStart w:colFirst="0" w:colLast="0" w:name="_oybppmztx75" w:id="2"/>
      <w:bookmarkEnd w:id="2"/>
      <w:r w:rsidDel="00000000" w:rsidR="00000000" w:rsidRPr="00000000">
        <w:rPr>
          <w:rtl w:val="0"/>
        </w:rPr>
        <w:t xml:space="preserve">Business Domains</w:t>
      </w:r>
    </w:p>
    <w:p w:rsidR="00000000" w:rsidDel="00000000" w:rsidP="00000000" w:rsidRDefault="00000000" w:rsidRPr="00000000" w14:paraId="00000026">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domain viewpoint provides the conceptual viewpoint of the domain boundaries and their context. Following domain driven design will identify the systems, process, data and people within a bounded context.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bounded context is a logical grouping of business processes and relates to one domain or subdomain within the frameworks. Each domain has its own ubiquitous language unique to the domain. Domains express their business capability through enterprise defined</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logical services enabling easy integration between domains. </w:t>
      </w:r>
    </w:p>
    <w:p w:rsidR="00000000" w:rsidDel="00000000" w:rsidP="00000000" w:rsidRDefault="00000000" w:rsidRPr="00000000" w14:paraId="00000027">
      <w:pPr>
        <w:pStyle w:val="Heading2"/>
        <w:spacing w:after="160" w:line="259" w:lineRule="auto"/>
        <w:rPr/>
      </w:pPr>
      <w:bookmarkStart w:colFirst="0" w:colLast="0" w:name="_gysahvga9fwq" w:id="3"/>
      <w:bookmarkEnd w:id="3"/>
      <w:r w:rsidDel="00000000" w:rsidR="00000000" w:rsidRPr="00000000">
        <w:rPr>
          <w:rtl w:val="0"/>
        </w:rPr>
        <w:t xml:space="preserve">Business Domain viewpoints:</w:t>
      </w:r>
    </w:p>
    <w:p w:rsidR="00000000" w:rsidDel="00000000" w:rsidP="00000000" w:rsidRDefault="00000000" w:rsidRPr="00000000" w14:paraId="00000028">
      <w:pPr>
        <w:rPr/>
      </w:pPr>
      <w:r w:rsidDel="00000000" w:rsidR="00000000" w:rsidRPr="00000000">
        <w:rPr/>
        <w:drawing>
          <wp:inline distB="114300" distT="114300" distL="114300" distR="114300">
            <wp:extent cx="6012495" cy="3205163"/>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01249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6848406" cy="3662363"/>
            <wp:effectExtent b="0" l="0" r="0" t="0"/>
            <wp:docPr id="1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48406"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spacing w:after="160" w:line="259" w:lineRule="auto"/>
        <w:rPr/>
      </w:pPr>
      <w:bookmarkStart w:colFirst="0" w:colLast="0" w:name="_8tsg4yq4w77c" w:id="4"/>
      <w:bookmarkEnd w:id="4"/>
      <w:r w:rsidDel="00000000" w:rsidR="00000000" w:rsidRPr="00000000">
        <w:rPr>
          <w:rtl w:val="0"/>
        </w:rPr>
        <w:t xml:space="preserve">Enterprise Domain Sub-domains (as an example of sub-domains):</w:t>
      </w:r>
    </w:p>
    <w:p w:rsidR="00000000" w:rsidDel="00000000" w:rsidP="00000000" w:rsidRDefault="00000000" w:rsidRPr="00000000" w14:paraId="0000002B">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6700838" cy="3746600"/>
            <wp:effectExtent b="0" l="0" r="0" t="0"/>
            <wp:docPr descr="cid:image002.png@01D4EA24.AE1D6030" id="10" name="image11.png"/>
            <a:graphic>
              <a:graphicData uri="http://schemas.openxmlformats.org/drawingml/2006/picture">
                <pic:pic>
                  <pic:nvPicPr>
                    <pic:cNvPr descr="cid:image002.png@01D4EA24.AE1D6030" id="0" name="image11.png"/>
                    <pic:cNvPicPr preferRelativeResize="0"/>
                  </pic:nvPicPr>
                  <pic:blipFill>
                    <a:blip r:embed="rId10"/>
                    <a:srcRect b="0" l="0" r="0" t="0"/>
                    <a:stretch>
                      <a:fillRect/>
                    </a:stretch>
                  </pic:blipFill>
                  <pic:spPr>
                    <a:xfrm>
                      <a:off x="0" y="0"/>
                      <a:ext cx="6700838" cy="3746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7481888" cy="4013721"/>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481888" cy="401372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2E">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7367588" cy="3963634"/>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367588" cy="396363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30">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6831419" cy="3671888"/>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831419"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1"/>
        <w:spacing w:after="0" w:before="40" w:line="259" w:lineRule="auto"/>
        <w:rPr/>
      </w:pPr>
      <w:bookmarkStart w:colFirst="0" w:colLast="0" w:name="_rf12ihkrun47" w:id="5"/>
      <w:bookmarkEnd w:id="5"/>
      <w:r w:rsidDel="00000000" w:rsidR="00000000" w:rsidRPr="00000000">
        <w:rPr>
          <w:rtl w:val="0"/>
        </w:rPr>
        <w:t xml:space="preserve">Domain Context</w:t>
      </w:r>
    </w:p>
    <w:p w:rsidR="00000000" w:rsidDel="00000000" w:rsidP="00000000" w:rsidRDefault="00000000" w:rsidRPr="00000000" w14:paraId="00000032">
      <w:pPr>
        <w:spacing w:after="160" w:line="259" w:lineRule="auto"/>
        <w:rPr>
          <w:color w:val="333333"/>
          <w:sz w:val="24"/>
          <w:szCs w:val="24"/>
          <w:highlight w:val="white"/>
        </w:rPr>
      </w:pPr>
      <w:r w:rsidDel="00000000" w:rsidR="00000000" w:rsidRPr="00000000">
        <w:rPr>
          <w:color w:val="333333"/>
          <w:sz w:val="24"/>
          <w:szCs w:val="24"/>
          <w:highlight w:val="white"/>
          <w:rtl w:val="0"/>
        </w:rPr>
        <w:t xml:space="preserve">Please see </w:t>
      </w:r>
      <w:hyperlink r:id="rId14">
        <w:r w:rsidDel="00000000" w:rsidR="00000000" w:rsidRPr="00000000">
          <w:rPr>
            <w:color w:val="1155cc"/>
            <w:sz w:val="24"/>
            <w:szCs w:val="24"/>
            <w:highlight w:val="white"/>
            <w:u w:val="single"/>
            <w:rtl w:val="0"/>
          </w:rPr>
          <w:t xml:space="preserve">TELUS Domain Context</w:t>
        </w:r>
      </w:hyperlink>
      <w:r w:rsidDel="00000000" w:rsidR="00000000" w:rsidRPr="00000000">
        <w:rPr>
          <w:color w:val="333333"/>
          <w:sz w:val="24"/>
          <w:szCs w:val="24"/>
          <w:highlight w:val="white"/>
          <w:rtl w:val="0"/>
        </w:rPr>
        <w:t xml:space="preserve"> document.</w:t>
      </w:r>
      <w:r w:rsidDel="00000000" w:rsidR="00000000" w:rsidRPr="00000000">
        <w:rPr>
          <w:rtl w:val="0"/>
        </w:rPr>
      </w:r>
    </w:p>
    <w:p w:rsidR="00000000" w:rsidDel="00000000" w:rsidP="00000000" w:rsidRDefault="00000000" w:rsidRPr="00000000" w14:paraId="00000033">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34">
      <w:pPr>
        <w:pStyle w:val="Heading1"/>
        <w:spacing w:after="0" w:before="40" w:line="259" w:lineRule="auto"/>
        <w:rPr/>
      </w:pPr>
      <w:bookmarkStart w:colFirst="0" w:colLast="0" w:name="_qcaws7nc0xph" w:id="6"/>
      <w:bookmarkEnd w:id="6"/>
      <w:r w:rsidDel="00000000" w:rsidR="00000000" w:rsidRPr="00000000">
        <w:rPr>
          <w:rtl w:val="0"/>
        </w:rPr>
        <w:t xml:space="preserve">Platform, Domains and Bounded Context</w:t>
      </w:r>
    </w:p>
    <w:p w:rsidR="00000000" w:rsidDel="00000000" w:rsidP="00000000" w:rsidRDefault="00000000" w:rsidRPr="00000000" w14:paraId="00000035">
      <w:pPr>
        <w:pStyle w:val="Heading2"/>
        <w:spacing w:after="160" w:line="259" w:lineRule="auto"/>
        <w:rPr/>
      </w:pPr>
      <w:bookmarkStart w:colFirst="0" w:colLast="0" w:name="_l722v8e7tl2q" w:id="7"/>
      <w:bookmarkEnd w:id="7"/>
      <w:r w:rsidDel="00000000" w:rsidR="00000000" w:rsidRPr="00000000">
        <w:rPr>
          <w:rtl w:val="0"/>
        </w:rPr>
        <w:t xml:space="preserve">What is a Platform?</w:t>
      </w:r>
    </w:p>
    <w:p w:rsidR="00000000" w:rsidDel="00000000" w:rsidP="00000000" w:rsidRDefault="00000000" w:rsidRPr="00000000" w14:paraId="00000036">
      <w:pPr>
        <w:spacing w:after="160" w:line="259" w:lineRule="auto"/>
        <w:rPr>
          <w:color w:val="333333"/>
          <w:sz w:val="22"/>
          <w:szCs w:val="22"/>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There are many definitions in the industry of a platform.  In the context of the API Reference Architecture a platform </w:t>
      </w:r>
      <w:r w:rsidDel="00000000" w:rsidR="00000000" w:rsidRPr="00000000">
        <w:rPr>
          <w:color w:val="333333"/>
          <w:sz w:val="22"/>
          <w:szCs w:val="22"/>
          <w:highlight w:val="white"/>
          <w:rtl w:val="0"/>
        </w:rPr>
        <w:t xml:space="preserve">is: </w:t>
      </w:r>
    </w:p>
    <w:p w:rsidR="00000000" w:rsidDel="00000000" w:rsidP="00000000" w:rsidRDefault="00000000" w:rsidRPr="00000000" w14:paraId="00000037">
      <w:pPr>
        <w:numPr>
          <w:ilvl w:val="0"/>
          <w:numId w:val="4"/>
        </w:numPr>
        <w:spacing w:after="0" w:afterAutospacing="0" w:line="259" w:lineRule="auto"/>
        <w:ind w:left="720" w:hanging="360"/>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 collection of systems, data, processes and people that collectively provide a well-defined block of business functionality exposed via open APIs.</w:t>
      </w:r>
    </w:p>
    <w:p w:rsidR="00000000" w:rsidDel="00000000" w:rsidP="00000000" w:rsidRDefault="00000000" w:rsidRPr="00000000" w14:paraId="00000038">
      <w:pPr>
        <w:numPr>
          <w:ilvl w:val="0"/>
          <w:numId w:val="4"/>
        </w:numPr>
        <w:spacing w:after="0" w:afterAutospacing="0" w:line="259" w:lineRule="auto"/>
        <w:ind w:left="720" w:hanging="360"/>
        <w:rPr>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physical realization of the logical collection of </w:t>
      </w:r>
      <w:ins w:author="Katie Peters" w:id="0" w:date="2021-04-22T15:42:34Z">
        <w:r w:rsidDel="00000000" w:rsidR="00000000" w:rsidRPr="00000000">
          <w:rPr>
            <w:rFonts w:ascii="Helvetica Neue Light" w:cs="Helvetica Neue Light" w:eastAsia="Helvetica Neue Light" w:hAnsi="Helvetica Neue Light"/>
            <w:color w:val="333333"/>
            <w:sz w:val="24"/>
            <w:szCs w:val="24"/>
            <w:highlight w:val="white"/>
            <w:rtl w:val="0"/>
          </w:rPr>
          <w:t xml:space="preserve">systems</w:t>
        </w:r>
      </w:ins>
      <w:del w:author="Katie Peters" w:id="0" w:date="2021-04-22T15:42:34Z">
        <w:r w:rsidDel="00000000" w:rsidR="00000000" w:rsidRPr="00000000">
          <w:rPr>
            <w:rFonts w:ascii="Helvetica Neue Light" w:cs="Helvetica Neue Light" w:eastAsia="Helvetica Neue Light" w:hAnsi="Helvetica Neue Light"/>
            <w:color w:val="333333"/>
            <w:sz w:val="24"/>
            <w:szCs w:val="24"/>
            <w:highlight w:val="white"/>
            <w:rtl w:val="0"/>
          </w:rPr>
          <w:delText xml:space="preserve">applications</w:delText>
        </w:r>
      </w:del>
      <w:r w:rsidDel="00000000" w:rsidR="00000000" w:rsidRPr="00000000">
        <w:rPr>
          <w:rFonts w:ascii="Helvetica Neue Light" w:cs="Helvetica Neue Light" w:eastAsia="Helvetica Neue Light" w:hAnsi="Helvetica Neue Light"/>
          <w:color w:val="333333"/>
          <w:sz w:val="24"/>
          <w:szCs w:val="24"/>
          <w:highlight w:val="white"/>
          <w:rtl w:val="0"/>
        </w:rPr>
        <w:t xml:space="preserve">, data, processes and people as determined from the business architecture.</w:t>
      </w:r>
      <w:r w:rsidDel="00000000" w:rsidR="00000000" w:rsidRPr="00000000">
        <w:rPr>
          <w:color w:val="333333"/>
          <w:sz w:val="24"/>
          <w:szCs w:val="24"/>
          <w:highlight w:val="white"/>
          <w:rtl w:val="0"/>
        </w:rPr>
        <w:t xml:space="preserve"> </w:t>
      </w:r>
    </w:p>
    <w:p w:rsidR="00000000" w:rsidDel="00000000" w:rsidP="00000000" w:rsidRDefault="00000000" w:rsidRPr="00000000" w14:paraId="00000039">
      <w:pPr>
        <w:numPr>
          <w:ilvl w:val="0"/>
          <w:numId w:val="4"/>
        </w:numPr>
        <w:spacing w:after="0" w:afterAutospacing="0" w:line="259" w:lineRule="auto"/>
        <w:ind w:left="720" w:hanging="360"/>
        <w:rPr>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Bounds</w:t>
      </w:r>
      <w:del w:author="Katie Peters" w:id="1" w:date="2021-04-22T15:42:07Z">
        <w:r w:rsidDel="00000000" w:rsidR="00000000" w:rsidRPr="00000000">
          <w:rPr>
            <w:rFonts w:ascii="Helvetica Neue Light" w:cs="Helvetica Neue Light" w:eastAsia="Helvetica Neue Light" w:hAnsi="Helvetica Neue Light"/>
            <w:color w:val="333333"/>
            <w:sz w:val="24"/>
            <w:szCs w:val="24"/>
            <w:highlight w:val="white"/>
            <w:rtl w:val="0"/>
          </w:rPr>
          <w:delText xml:space="preserve"> of</w:delText>
        </w:r>
      </w:del>
      <w:r w:rsidDel="00000000" w:rsidR="00000000" w:rsidRPr="00000000">
        <w:rPr>
          <w:rFonts w:ascii="Helvetica Neue Light" w:cs="Helvetica Neue Light" w:eastAsia="Helvetica Neue Light" w:hAnsi="Helvetica Neue Light"/>
          <w:color w:val="333333"/>
          <w:sz w:val="24"/>
          <w:szCs w:val="24"/>
          <w:highlight w:val="white"/>
          <w:rtl w:val="0"/>
        </w:rPr>
        <w:t xml:space="preserve"> all </w:t>
      </w:r>
      <w:ins w:author="Katie Peters" w:id="2" w:date="2021-04-22T15:42:42Z">
        <w:r w:rsidDel="00000000" w:rsidR="00000000" w:rsidRPr="00000000">
          <w:rPr>
            <w:rFonts w:ascii="Helvetica Neue Light" w:cs="Helvetica Neue Light" w:eastAsia="Helvetica Neue Light" w:hAnsi="Helvetica Neue Light"/>
            <w:color w:val="333333"/>
            <w:sz w:val="24"/>
            <w:szCs w:val="24"/>
            <w:highlight w:val="white"/>
            <w:rtl w:val="0"/>
          </w:rPr>
          <w:t xml:space="preserve">systems</w:t>
        </w:r>
      </w:ins>
      <w:del w:author="Katie Peters" w:id="2" w:date="2021-04-22T15:42:42Z">
        <w:r w:rsidDel="00000000" w:rsidR="00000000" w:rsidRPr="00000000">
          <w:rPr>
            <w:rFonts w:ascii="Helvetica Neue Light" w:cs="Helvetica Neue Light" w:eastAsia="Helvetica Neue Light" w:hAnsi="Helvetica Neue Light"/>
            <w:color w:val="333333"/>
            <w:sz w:val="24"/>
            <w:szCs w:val="24"/>
            <w:highlight w:val="white"/>
            <w:rtl w:val="0"/>
          </w:rPr>
          <w:delText xml:space="preserve">applications</w:delText>
        </w:r>
      </w:del>
      <w:r w:rsidDel="00000000" w:rsidR="00000000" w:rsidRPr="00000000">
        <w:rPr>
          <w:rFonts w:ascii="Helvetica Neue Light" w:cs="Helvetica Neue Light" w:eastAsia="Helvetica Neue Light" w:hAnsi="Helvetica Neue Light"/>
          <w:color w:val="333333"/>
          <w:sz w:val="24"/>
          <w:szCs w:val="24"/>
          <w:highlight w:val="white"/>
          <w:rtl w:val="0"/>
        </w:rPr>
        <w:t xml:space="preserve">, data, processes and people into one context.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 platform is self-contained and independent.</w:t>
      </w:r>
      <w:r w:rsidDel="00000000" w:rsidR="00000000" w:rsidRPr="00000000">
        <w:rPr>
          <w:color w:val="333333"/>
          <w:sz w:val="24"/>
          <w:szCs w:val="24"/>
          <w:highlight w:val="white"/>
          <w:rtl w:val="0"/>
        </w:rPr>
        <w:t xml:space="preserve"> </w:t>
      </w:r>
    </w:p>
    <w:p w:rsidR="00000000" w:rsidDel="00000000" w:rsidP="00000000" w:rsidRDefault="00000000" w:rsidRPr="00000000" w14:paraId="0000003A">
      <w:pPr>
        <w:numPr>
          <w:ilvl w:val="0"/>
          <w:numId w:val="4"/>
        </w:numPr>
        <w:spacing w:after="0" w:afterAutospacing="0" w:line="259" w:lineRule="auto"/>
        <w:ind w:left="720" w:hanging="360"/>
        <w:rPr>
          <w:b w:val="0"/>
          <w:color w:val="6a6a6a"/>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May consist of more than one domain if it determines that the logical domains are better managed together within one physical platform.</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For example Product and Customer Management domains are closely related and it may be determined these two logical domains are more easily managed in one Product and Customer Management Platform.</w:t>
      </w:r>
      <w:r w:rsidDel="00000000" w:rsidR="00000000" w:rsidRPr="00000000">
        <w:rPr>
          <w:rtl w:val="0"/>
        </w:rPr>
      </w:r>
    </w:p>
    <w:p w:rsidR="00000000" w:rsidDel="00000000" w:rsidP="00000000" w:rsidRDefault="00000000" w:rsidRPr="00000000" w14:paraId="0000003B">
      <w:pPr>
        <w:numPr>
          <w:ilvl w:val="0"/>
          <w:numId w:val="4"/>
        </w:numPr>
        <w:ind w:left="72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A services-based architecture used to create an interoperable set of services that can be composed to achieve business objectives</w:t>
      </w:r>
    </w:p>
    <w:p w:rsidR="00000000" w:rsidDel="00000000" w:rsidP="00000000" w:rsidRDefault="00000000" w:rsidRPr="00000000" w14:paraId="0000003C">
      <w:pPr>
        <w:numPr>
          <w:ilvl w:val="0"/>
          <w:numId w:val="4"/>
        </w:numPr>
        <w:ind w:left="720" w:hanging="360"/>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Focused on providing business capabilities and processes</w:t>
      </w:r>
    </w:p>
    <w:p w:rsidR="00000000" w:rsidDel="00000000" w:rsidP="00000000" w:rsidRDefault="00000000" w:rsidRPr="00000000" w14:paraId="0000003D">
      <w:pPr>
        <w:pStyle w:val="Heading3"/>
        <w:rPr/>
      </w:pPr>
      <w:bookmarkStart w:colFirst="0" w:colLast="0" w:name="_nvm2jyy8uzt6" w:id="8"/>
      <w:bookmarkEnd w:id="8"/>
      <w:r w:rsidDel="00000000" w:rsidR="00000000" w:rsidRPr="00000000">
        <w:rPr>
          <w:rtl w:val="0"/>
        </w:rPr>
        <w:t xml:space="preserve">Platform vs Portfolios</w:t>
      </w:r>
    </w:p>
    <w:p w:rsidR="00000000" w:rsidDel="00000000" w:rsidP="00000000" w:rsidRDefault="00000000" w:rsidRPr="00000000" w14:paraId="0000003E">
      <w:pPr>
        <w:numPr>
          <w:ilvl w:val="0"/>
          <w:numId w:val="2"/>
        </w:numPr>
        <w:ind w:left="720" w:hanging="360"/>
        <w:rPr>
          <w:rFonts w:ascii="Helvetica Neue Light" w:cs="Helvetica Neue Light" w:eastAsia="Helvetica Neue Light" w:hAnsi="Helvetica Neue Light"/>
          <w:sz w:val="24"/>
          <w:szCs w:val="24"/>
          <w:u w:val="none"/>
        </w:rPr>
      </w:pPr>
      <w:commentRangeStart w:id="0"/>
      <w:hyperlink r:id="rId15">
        <w:r w:rsidDel="00000000" w:rsidR="00000000" w:rsidRPr="00000000">
          <w:rPr>
            <w:rFonts w:ascii="Helvetica Neue Light" w:cs="Helvetica Neue Light" w:eastAsia="Helvetica Neue Light" w:hAnsi="Helvetica Neue Light"/>
            <w:color w:val="1155cc"/>
            <w:sz w:val="24"/>
            <w:szCs w:val="24"/>
            <w:u w:val="single"/>
            <w:rtl w:val="0"/>
          </w:rPr>
          <w:t xml:space="preserve">http://go/ea/roadmaps</w:t>
        </w:r>
      </w:hyperlink>
      <w:commentRangeEnd w:id="0"/>
      <w:r w:rsidDel="00000000" w:rsidR="00000000" w:rsidRPr="00000000">
        <w:commentReference w:id="0"/>
      </w:r>
      <w:r w:rsidDel="00000000" w:rsidR="00000000" w:rsidRPr="00000000">
        <w:rPr>
          <w:rFonts w:ascii="Helvetica Neue Light" w:cs="Helvetica Neue Light" w:eastAsia="Helvetica Neue Light" w:hAnsi="Helvetica Neue Light"/>
          <w:sz w:val="24"/>
          <w:szCs w:val="24"/>
          <w:rtl w:val="0"/>
        </w:rPr>
        <w:t xml:space="preserve"> for TELUS Portfolio roadmaps &amp; current list of portfolios</w:t>
      </w:r>
    </w:p>
    <w:p w:rsidR="00000000" w:rsidDel="00000000" w:rsidP="00000000" w:rsidRDefault="00000000" w:rsidRPr="00000000" w14:paraId="0000003F">
      <w:pPr>
        <w:numPr>
          <w:ilvl w:val="0"/>
          <w:numId w:val="2"/>
        </w:numPr>
        <w:ind w:left="720" w:hanging="360"/>
        <w:rPr>
          <w:rFonts w:ascii="Helvetica Neue Light" w:cs="Helvetica Neue Light" w:eastAsia="Helvetica Neue Light" w:hAnsi="Helvetica Neue Light"/>
          <w:i w:val="1"/>
          <w:sz w:val="24"/>
          <w:szCs w:val="24"/>
        </w:rPr>
      </w:pPr>
      <w:commentRangeStart w:id="1"/>
      <w:r w:rsidDel="00000000" w:rsidR="00000000" w:rsidRPr="00000000">
        <w:rPr>
          <w:rFonts w:ascii="Helvetica Neue Light" w:cs="Helvetica Neue Light" w:eastAsia="Helvetica Neue Light" w:hAnsi="Helvetica Neue Light"/>
          <w:i w:val="1"/>
          <w:sz w:val="24"/>
          <w:szCs w:val="24"/>
          <w:rtl w:val="0"/>
        </w:rPr>
        <w:t xml:space="preserve">wording around the difference between Platforms, and current TELUS Portfolios - gap with true Platforms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0">
      <w:pPr>
        <w:pStyle w:val="Heading2"/>
        <w:rPr/>
      </w:pPr>
      <w:bookmarkStart w:colFirst="0" w:colLast="0" w:name="_j5krsj6oxcsr" w:id="9"/>
      <w:bookmarkEnd w:id="9"/>
      <w:r w:rsidDel="00000000" w:rsidR="00000000" w:rsidRPr="00000000">
        <w:rPr>
          <w:rtl w:val="0"/>
        </w:rPr>
        <w:t xml:space="preserve">Benefits of a Platform approach</w:t>
      </w:r>
    </w:p>
    <w:p w:rsidR="00000000" w:rsidDel="00000000" w:rsidP="00000000" w:rsidRDefault="00000000" w:rsidRPr="00000000" w14:paraId="00000041">
      <w:pPr>
        <w:numPr>
          <w:ilvl w:val="0"/>
          <w:numId w:val="3"/>
        </w:numPr>
        <w:ind w:left="720" w:hanging="360"/>
        <w:rPr>
          <w:rFonts w:ascii="Helvetica Neue Light" w:cs="Helvetica Neue Light" w:eastAsia="Helvetica Neue Light" w:hAnsi="Helvetica Neue Light"/>
          <w:color w:val="000000"/>
          <w:sz w:val="24"/>
          <w:szCs w:val="24"/>
        </w:rPr>
      </w:pPr>
      <w:r w:rsidDel="00000000" w:rsidR="00000000" w:rsidRPr="00000000">
        <w:rPr>
          <w:rFonts w:ascii="Helvetica Neue Light" w:cs="Helvetica Neue Light" w:eastAsia="Helvetica Neue Light" w:hAnsi="Helvetica Neue Light"/>
          <w:sz w:val="24"/>
          <w:szCs w:val="24"/>
          <w:rtl w:val="0"/>
        </w:rPr>
        <w:t xml:space="preserve">Breaks organizational silos</w:t>
      </w:r>
    </w:p>
    <w:p w:rsidR="00000000" w:rsidDel="00000000" w:rsidP="00000000" w:rsidRDefault="00000000" w:rsidRPr="00000000" w14:paraId="00000042">
      <w:pPr>
        <w:numPr>
          <w:ilvl w:val="0"/>
          <w:numId w:val="3"/>
        </w:numPr>
        <w:ind w:left="720" w:hanging="360"/>
        <w:rPr>
          <w:rFonts w:ascii="Helvetica Neue Light" w:cs="Helvetica Neue Light" w:eastAsia="Helvetica Neue Light" w:hAnsi="Helvetica Neue Light"/>
          <w:color w:val="000000"/>
          <w:sz w:val="24"/>
          <w:szCs w:val="24"/>
        </w:rPr>
      </w:pPr>
      <w:r w:rsidDel="00000000" w:rsidR="00000000" w:rsidRPr="00000000">
        <w:rPr>
          <w:rFonts w:ascii="Helvetica Neue Light" w:cs="Helvetica Neue Light" w:eastAsia="Helvetica Neue Light" w:hAnsi="Helvetica Neue Light"/>
          <w:sz w:val="24"/>
          <w:szCs w:val="24"/>
          <w:rtl w:val="0"/>
        </w:rPr>
        <w:t xml:space="preserve">Moves focus to business outcomes and away from a specific technology or point solution</w:t>
      </w:r>
    </w:p>
    <w:p w:rsidR="00000000" w:rsidDel="00000000" w:rsidP="00000000" w:rsidRDefault="00000000" w:rsidRPr="00000000" w14:paraId="00000043">
      <w:pPr>
        <w:numPr>
          <w:ilvl w:val="0"/>
          <w:numId w:val="3"/>
        </w:numPr>
        <w:ind w:left="720" w:hanging="360"/>
        <w:rPr>
          <w:rFonts w:ascii="Helvetica Neue Light" w:cs="Helvetica Neue Light" w:eastAsia="Helvetica Neue Light" w:hAnsi="Helvetica Neue Light"/>
          <w:color w:val="000000"/>
          <w:sz w:val="24"/>
          <w:szCs w:val="24"/>
        </w:rPr>
      </w:pPr>
      <w:r w:rsidDel="00000000" w:rsidR="00000000" w:rsidRPr="00000000">
        <w:rPr>
          <w:rFonts w:ascii="Helvetica Neue Light" w:cs="Helvetica Neue Light" w:eastAsia="Helvetica Neue Light" w:hAnsi="Helvetica Neue Light"/>
          <w:sz w:val="24"/>
          <w:szCs w:val="24"/>
          <w:rtl w:val="0"/>
        </w:rPr>
        <w:t xml:space="preserve">Product focus</w:t>
      </w:r>
    </w:p>
    <w:p w:rsidR="00000000" w:rsidDel="00000000" w:rsidP="00000000" w:rsidRDefault="00000000" w:rsidRPr="00000000" w14:paraId="00000044">
      <w:pPr>
        <w:numPr>
          <w:ilvl w:val="0"/>
          <w:numId w:val="3"/>
        </w:numPr>
        <w:ind w:left="720" w:hanging="360"/>
        <w:rPr>
          <w:rFonts w:ascii="Helvetica Neue Light" w:cs="Helvetica Neue Light" w:eastAsia="Helvetica Neue Light" w:hAnsi="Helvetica Neue Light"/>
          <w:color w:val="000000"/>
          <w:sz w:val="24"/>
          <w:szCs w:val="24"/>
        </w:rPr>
      </w:pPr>
      <w:r w:rsidDel="00000000" w:rsidR="00000000" w:rsidRPr="00000000">
        <w:rPr>
          <w:rFonts w:ascii="Helvetica Neue Light" w:cs="Helvetica Neue Light" w:eastAsia="Helvetica Neue Light" w:hAnsi="Helvetica Neue Light"/>
          <w:sz w:val="24"/>
          <w:szCs w:val="24"/>
          <w:rtl w:val="0"/>
        </w:rPr>
        <w:t xml:space="preserve">Defined by a bounded-context of systems, data, processes and people</w:t>
      </w:r>
    </w:p>
    <w:p w:rsidR="00000000" w:rsidDel="00000000" w:rsidP="00000000" w:rsidRDefault="00000000" w:rsidRPr="00000000" w14:paraId="00000045">
      <w:pPr>
        <w:numPr>
          <w:ilvl w:val="0"/>
          <w:numId w:val="3"/>
        </w:numPr>
        <w:ind w:left="720" w:hanging="360"/>
        <w:rPr>
          <w:rFonts w:ascii="Helvetica Neue Light" w:cs="Helvetica Neue Light" w:eastAsia="Helvetica Neue Light" w:hAnsi="Helvetica Neue Light"/>
          <w:color w:val="000000"/>
          <w:sz w:val="24"/>
          <w:szCs w:val="24"/>
        </w:rPr>
      </w:pPr>
      <w:r w:rsidDel="00000000" w:rsidR="00000000" w:rsidRPr="00000000">
        <w:rPr>
          <w:rFonts w:ascii="Helvetica Neue Light" w:cs="Helvetica Neue Light" w:eastAsia="Helvetica Neue Light" w:hAnsi="Helvetica Neue Light"/>
          <w:sz w:val="24"/>
          <w:szCs w:val="24"/>
          <w:rtl w:val="0"/>
        </w:rPr>
        <w:t xml:space="preserve">Enables the simplification of architecture within the platform through system decommissioning</w:t>
      </w:r>
    </w:p>
    <w:p w:rsidR="00000000" w:rsidDel="00000000" w:rsidP="00000000" w:rsidRDefault="00000000" w:rsidRPr="00000000" w14:paraId="00000046">
      <w:pPr>
        <w:numPr>
          <w:ilvl w:val="0"/>
          <w:numId w:val="3"/>
        </w:numPr>
        <w:ind w:left="720" w:hanging="360"/>
        <w:rPr>
          <w:rFonts w:ascii="Helvetica Neue Light" w:cs="Helvetica Neue Light" w:eastAsia="Helvetica Neue Light" w:hAnsi="Helvetica Neue Light"/>
          <w:color w:val="000000"/>
          <w:sz w:val="24"/>
          <w:szCs w:val="24"/>
        </w:rPr>
      </w:pPr>
      <w:r w:rsidDel="00000000" w:rsidR="00000000" w:rsidRPr="00000000">
        <w:rPr>
          <w:rFonts w:ascii="Helvetica Neue Light" w:cs="Helvetica Neue Light" w:eastAsia="Helvetica Neue Light" w:hAnsi="Helvetica Neue Light"/>
          <w:sz w:val="24"/>
          <w:szCs w:val="24"/>
          <w:rtl w:val="0"/>
        </w:rPr>
        <w:t xml:space="preserve">Simplifies the integration between platforms to the capabilities each platform exposes</w:t>
      </w:r>
      <w:r w:rsidDel="00000000" w:rsidR="00000000" w:rsidRPr="00000000">
        <w:rPr>
          <w:rtl w:val="0"/>
        </w:rPr>
      </w:r>
    </w:p>
    <w:p w:rsidR="00000000" w:rsidDel="00000000" w:rsidP="00000000" w:rsidRDefault="00000000" w:rsidRPr="00000000" w14:paraId="00000047">
      <w:pPr>
        <w:pStyle w:val="Heading2"/>
        <w:spacing w:after="0" w:before="40" w:line="259" w:lineRule="auto"/>
        <w:rPr/>
      </w:pPr>
      <w:bookmarkStart w:colFirst="0" w:colLast="0" w:name="_pq3yrd469wrg" w:id="10"/>
      <w:bookmarkEnd w:id="10"/>
      <w:commentRangeStart w:id="2"/>
      <w:r w:rsidDel="00000000" w:rsidR="00000000" w:rsidRPr="00000000">
        <w:rPr>
          <w:rtl w:val="0"/>
        </w:rPr>
        <w:t xml:space="preserve">Platform </w:t>
      </w:r>
      <w:commentRangeEnd w:id="2"/>
      <w:r w:rsidDel="00000000" w:rsidR="00000000" w:rsidRPr="00000000">
        <w:commentReference w:id="2"/>
      </w:r>
      <w:r w:rsidDel="00000000" w:rsidR="00000000" w:rsidRPr="00000000">
        <w:rPr>
          <w:rtl w:val="0"/>
        </w:rPr>
        <w:t xml:space="preserve">vs </w:t>
      </w:r>
      <w:commentRangeStart w:id="3"/>
      <w:r w:rsidDel="00000000" w:rsidR="00000000" w:rsidRPr="00000000">
        <w:rPr>
          <w:rtl w:val="0"/>
        </w:rPr>
        <w:t xml:space="preserve">Traditional </w:t>
      </w:r>
      <w:commentRangeEnd w:id="3"/>
      <w:r w:rsidDel="00000000" w:rsidR="00000000" w:rsidRPr="00000000">
        <w:commentReference w:id="3"/>
      </w:r>
      <w:r w:rsidDel="00000000" w:rsidR="00000000" w:rsidRPr="00000000">
        <w:rPr>
          <w:rtl w:val="0"/>
        </w:rPr>
        <w:t xml:space="preserve">Monolithic, Siloed Approach</w:t>
      </w:r>
    </w:p>
    <w:p w:rsidR="00000000" w:rsidDel="00000000" w:rsidP="00000000" w:rsidRDefault="00000000" w:rsidRPr="00000000" w14:paraId="00000048">
      <w:pPr>
        <w:spacing w:after="160" w:line="259" w:lineRule="auto"/>
        <w:rPr>
          <w:rFonts w:ascii="Helvetica Neue Light" w:cs="Helvetica Neue Light" w:eastAsia="Helvetica Neue Light" w:hAnsi="Helvetica Neue Light"/>
          <w:sz w:val="24"/>
          <w:szCs w:val="24"/>
        </w:rPr>
      </w:pPr>
      <w:r w:rsidDel="00000000" w:rsidR="00000000" w:rsidRPr="00000000">
        <w:rPr>
          <w:rFonts w:ascii="Helvetica Neue Light" w:cs="Helvetica Neue Light" w:eastAsia="Helvetica Neue Light" w:hAnsi="Helvetica Neue Light"/>
          <w:sz w:val="24"/>
          <w:szCs w:val="24"/>
          <w:rtl w:val="0"/>
        </w:rPr>
        <w:t xml:space="preserve">Contrast the platform approach to the traditional approach where each application provides an integration point to their own application capabilities. In this traditional approach applications with the same context, for example product catalog, would each provide a capability to retrieve product catalog information in the structure (language) of their own application. The traditional approach requires consumers to integrate with each other and understand the language of each application’s integration. This approach more tightly binds consumers to specific applications. </w:t>
      </w:r>
    </w:p>
    <w:p w:rsidR="00000000" w:rsidDel="00000000" w:rsidP="00000000" w:rsidRDefault="00000000" w:rsidRPr="00000000" w14:paraId="00000049">
      <w:pPr>
        <w:pStyle w:val="Heading2"/>
        <w:spacing w:after="160" w:line="259" w:lineRule="auto"/>
        <w:rPr/>
      </w:pPr>
      <w:bookmarkStart w:colFirst="0" w:colLast="0" w:name="_euikeq9k7b7d" w:id="11"/>
      <w:bookmarkEnd w:id="11"/>
      <w:r w:rsidDel="00000000" w:rsidR="00000000" w:rsidRPr="00000000">
        <w:rPr>
          <w:rtl w:val="0"/>
        </w:rPr>
        <w:t xml:space="preserve">Platform Characteristics</w:t>
      </w:r>
    </w:p>
    <w:p w:rsidR="00000000" w:rsidDel="00000000" w:rsidP="00000000" w:rsidRDefault="00000000" w:rsidRPr="00000000" w14:paraId="0000004A">
      <w:pPr>
        <w:spacing w:after="160" w:line="259" w:lineRule="auto"/>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Many communication service providers (CSP) are adopting platform architectures as part of their digital transformation strategies.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 architectures typically also take a microservice architecture approach.</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This approach decomposes large monolithic applications down into smaller, reusable components that can be accessed through open APIs.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This approach reduces capital and operational costs, and provides new opportunities for revenue.</w:t>
      </w:r>
      <w:r w:rsidDel="00000000" w:rsidR="00000000" w:rsidRPr="00000000">
        <w:rPr>
          <w:rtl w:val="0"/>
        </w:rPr>
      </w:r>
    </w:p>
    <w:p w:rsidR="00000000" w:rsidDel="00000000" w:rsidP="00000000" w:rsidRDefault="00000000" w:rsidRPr="00000000" w14:paraId="0000004B">
      <w:pPr>
        <w:numPr>
          <w:ilvl w:val="0"/>
          <w:numId w:val="1"/>
        </w:numPr>
        <w:spacing w:after="0" w:afterAutospacing="0" w:before="320" w:line="259" w:lineRule="auto"/>
        <w:ind w:left="720" w:hanging="360"/>
        <w:rPr>
          <w:rFonts w:ascii="Helvetica Neue Light" w:cs="Helvetica Neue Light" w:eastAsia="Helvetica Neue Light" w:hAnsi="Helvetica Neue Light"/>
          <w:b w:val="0"/>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Platforms do not overlap. However, a platform can be constructed by encapsulating other platforms </w:t>
      </w:r>
    </w:p>
    <w:p w:rsidR="00000000" w:rsidDel="00000000" w:rsidP="00000000" w:rsidRDefault="00000000" w:rsidRPr="00000000" w14:paraId="0000004C">
      <w:pPr>
        <w:numPr>
          <w:ilvl w:val="0"/>
          <w:numId w:val="1"/>
        </w:numPr>
        <w:spacing w:after="0" w:afterAutospacing="0" w:before="0" w:beforeAutospacing="0" w:line="259" w:lineRule="auto"/>
        <w:ind w:left="720" w:hanging="360"/>
        <w:rPr>
          <w:rFonts w:ascii="Helvetica Neue Light" w:cs="Helvetica Neue Light" w:eastAsia="Helvetica Neue Light" w:hAnsi="Helvetica Neue Light"/>
          <w:b w:val="0"/>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Platforms may have dependencies on other platforms</w:t>
      </w:r>
    </w:p>
    <w:p w:rsidR="00000000" w:rsidDel="00000000" w:rsidP="00000000" w:rsidRDefault="00000000" w:rsidRPr="00000000" w14:paraId="0000004D">
      <w:pPr>
        <w:numPr>
          <w:ilvl w:val="0"/>
          <w:numId w:val="1"/>
        </w:numPr>
        <w:spacing w:after="0" w:afterAutospacing="0" w:before="0" w:beforeAutospacing="0" w:line="259" w:lineRule="auto"/>
        <w:ind w:left="720" w:hanging="360"/>
        <w:rPr>
          <w:rFonts w:ascii="Helvetica Neue Light" w:cs="Helvetica Neue Light" w:eastAsia="Helvetica Neue Light" w:hAnsi="Helvetica Neue Light"/>
          <w:b w:val="0"/>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Platforms expose capabilities to consumers (which may or may not be platforms).</w:t>
      </w:r>
    </w:p>
    <w:p w:rsidR="00000000" w:rsidDel="00000000" w:rsidP="00000000" w:rsidRDefault="00000000" w:rsidRPr="00000000" w14:paraId="0000004E">
      <w:pPr>
        <w:numPr>
          <w:ilvl w:val="0"/>
          <w:numId w:val="1"/>
        </w:numPr>
        <w:spacing w:after="0" w:afterAutospacing="0" w:before="0" w:beforeAutospacing="0" w:line="259" w:lineRule="auto"/>
        <w:ind w:left="720" w:hanging="360"/>
        <w:rPr>
          <w:rFonts w:ascii="Helvetica Neue Light" w:cs="Helvetica Neue Light" w:eastAsia="Helvetica Neue Light" w:hAnsi="Helvetica Neue Light"/>
          <w:b w:val="0"/>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 platform exposes management capabilities for other entities (possibly platforms) to manage the capabilities that it offers to consumers.</w:t>
      </w:r>
    </w:p>
    <w:p w:rsidR="00000000" w:rsidDel="00000000" w:rsidP="00000000" w:rsidRDefault="00000000" w:rsidRPr="00000000" w14:paraId="0000004F">
      <w:pPr>
        <w:numPr>
          <w:ilvl w:val="0"/>
          <w:numId w:val="1"/>
        </w:numPr>
        <w:spacing w:before="0" w:beforeAutospacing="0" w:line="259" w:lineRule="auto"/>
        <w:ind w:left="720" w:hanging="360"/>
        <w:rPr>
          <w:rFonts w:ascii="Helvetica Neue Light" w:cs="Helvetica Neue Light" w:eastAsia="Helvetica Neue Light" w:hAnsi="Helvetica Neue Light"/>
          <w:b w:val="0"/>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 platform exposes capabilities to manage the platform itself.</w:t>
      </w:r>
    </w:p>
    <w:p w:rsidR="00000000" w:rsidDel="00000000" w:rsidP="00000000" w:rsidRDefault="00000000" w:rsidRPr="00000000" w14:paraId="00000050">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bookmarkStart w:colFirst="0" w:colLast="0" w:name="kix.dhchqjvfvrix" w:id="12"/>
    <w:bookmarkEnd w:id="12"/>
    <w:p w:rsidR="00000000" w:rsidDel="00000000" w:rsidP="00000000" w:rsidRDefault="00000000" w:rsidRPr="00000000" w14:paraId="00000051">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5943600" cy="3340100"/>
            <wp:effectExtent b="0" l="0" r="0" t="0"/>
            <wp:docPr id="5"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spacing w:after="160" w:line="259" w:lineRule="auto"/>
        <w:rPr/>
      </w:pPr>
      <w:bookmarkStart w:colFirst="0" w:colLast="0" w:name="_knsvpp2y0hs9" w:id="13"/>
      <w:bookmarkEnd w:id="13"/>
      <w:r w:rsidDel="00000000" w:rsidR="00000000" w:rsidRPr="00000000">
        <w:rPr>
          <w:rtl w:val="0"/>
        </w:rPr>
        <w:t xml:space="preserve">Platform examples</w:t>
      </w:r>
    </w:p>
    <w:p w:rsidR="00000000" w:rsidDel="00000000" w:rsidP="00000000" w:rsidRDefault="00000000" w:rsidRPr="00000000" w14:paraId="00000053">
      <w:pPr>
        <w:numPr>
          <w:ilvl w:val="0"/>
          <w:numId w:val="5"/>
        </w:numPr>
        <w:spacing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Service Management Platform</w:t>
      </w:r>
    </w:p>
    <w:p w:rsidR="00000000" w:rsidDel="00000000" w:rsidP="00000000" w:rsidRDefault="00000000" w:rsidRPr="00000000" w14:paraId="00000054">
      <w:pPr>
        <w:numPr>
          <w:ilvl w:val="0"/>
          <w:numId w:val="5"/>
        </w:numPr>
        <w:spacing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Product and Customer Management Platform</w:t>
      </w:r>
    </w:p>
    <w:p w:rsidR="00000000" w:rsidDel="00000000" w:rsidP="00000000" w:rsidRDefault="00000000" w:rsidRPr="00000000" w14:paraId="00000055">
      <w:pPr>
        <w:numPr>
          <w:ilvl w:val="0"/>
          <w:numId w:val="5"/>
        </w:numPr>
        <w:spacing w:after="160" w:line="259" w:lineRule="auto"/>
        <w:ind w:left="720" w:hanging="360"/>
        <w:rPr>
          <w:rFonts w:ascii="Helvetica Neue Light" w:cs="Helvetica Neue Light" w:eastAsia="Helvetica Neue Light" w:hAnsi="Helvetica Neue Light"/>
          <w:b w:val="0"/>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Resource Management Platform</w:t>
      </w:r>
    </w:p>
    <w:p w:rsidR="00000000" w:rsidDel="00000000" w:rsidP="00000000" w:rsidRDefault="00000000" w:rsidRPr="00000000" w14:paraId="00000056">
      <w:pPr>
        <w:pStyle w:val="Heading2"/>
        <w:spacing w:after="0" w:before="40" w:line="259" w:lineRule="auto"/>
        <w:rPr/>
      </w:pPr>
      <w:bookmarkStart w:colFirst="0" w:colLast="0" w:name="_jps4nqiuwik9" w:id="14"/>
      <w:bookmarkEnd w:id="14"/>
      <w:r w:rsidDel="00000000" w:rsidR="00000000" w:rsidRPr="00000000">
        <w:rPr>
          <w:rtl w:val="0"/>
        </w:rPr>
        <w:t xml:space="preserve">Platforms and Applications</w:t>
      </w:r>
    </w:p>
    <w:p w:rsidR="00000000" w:rsidDel="00000000" w:rsidP="00000000" w:rsidRDefault="00000000" w:rsidRPr="00000000" w14:paraId="00000057">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Bounding applications of the same context into a platform allows the exposure of platform capabilities through a standard port using open APIs.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Although there may be many applications within the platform that provide a capability, consumers of the platform’s capabilities only interact with the platform through the </w:t>
      </w:r>
      <w:ins w:author="Katie Peters" w:id="3" w:date="2021-04-22T16:09:53Z">
        <w:r w:rsidDel="00000000" w:rsidR="00000000" w:rsidRPr="00000000">
          <w:rPr>
            <w:rFonts w:ascii="Helvetica Neue Light" w:cs="Helvetica Neue Light" w:eastAsia="Helvetica Neue Light" w:hAnsi="Helvetica Neue Light"/>
            <w:color w:val="333333"/>
            <w:sz w:val="24"/>
            <w:szCs w:val="24"/>
            <w:highlight w:val="white"/>
            <w:rtl w:val="0"/>
          </w:rPr>
          <w:t xml:space="preserve">O</w:t>
        </w:r>
      </w:ins>
      <w:del w:author="Katie Peters" w:id="3" w:date="2021-04-22T16:09:53Z">
        <w:r w:rsidDel="00000000" w:rsidR="00000000" w:rsidRPr="00000000">
          <w:rPr>
            <w:rFonts w:ascii="Helvetica Neue Light" w:cs="Helvetica Neue Light" w:eastAsia="Helvetica Neue Light" w:hAnsi="Helvetica Neue Light"/>
            <w:color w:val="333333"/>
            <w:sz w:val="24"/>
            <w:szCs w:val="24"/>
            <w:highlight w:val="white"/>
            <w:rtl w:val="0"/>
          </w:rPr>
          <w:delText xml:space="preserve">o</w:delText>
        </w:r>
      </w:del>
      <w:r w:rsidDel="00000000" w:rsidR="00000000" w:rsidRPr="00000000">
        <w:rPr>
          <w:rFonts w:ascii="Helvetica Neue Light" w:cs="Helvetica Neue Light" w:eastAsia="Helvetica Neue Light" w:hAnsi="Helvetica Neue Light"/>
          <w:color w:val="333333"/>
          <w:sz w:val="24"/>
          <w:szCs w:val="24"/>
          <w:highlight w:val="white"/>
          <w:rtl w:val="0"/>
        </w:rPr>
        <w:t xml:space="preserve">pen APIs.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open APIs are the universal language of the enterprise.</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Using a platform-centric approach simplifies integration through one standard interface (port) for each platform capability.</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Consumers are not required to understand the language of specific applications within the platform and applications within the platform can be replaced, retired and changed without impacting consumers of the platform.</w:t>
      </w:r>
    </w:p>
    <w:p w:rsidR="00000000" w:rsidDel="00000000" w:rsidP="00000000" w:rsidRDefault="00000000" w:rsidRPr="00000000" w14:paraId="00000058">
      <w:pPr>
        <w:pStyle w:val="Heading2"/>
        <w:spacing w:after="0" w:before="40" w:line="259" w:lineRule="auto"/>
        <w:rPr/>
      </w:pPr>
      <w:bookmarkStart w:colFirst="0" w:colLast="0" w:name="_lnxbz9" w:id="15"/>
      <w:bookmarkEnd w:id="15"/>
      <w:r w:rsidDel="00000000" w:rsidR="00000000" w:rsidRPr="00000000">
        <w:rPr>
          <w:rtl w:val="0"/>
        </w:rPr>
        <w:t xml:space="preserve">Platform Capabilities</w:t>
      </w:r>
    </w:p>
    <w:p w:rsidR="00000000" w:rsidDel="00000000" w:rsidP="00000000" w:rsidRDefault="00000000" w:rsidRPr="00000000" w14:paraId="00000059">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 capabilities are the realization of business functions that a platform provides.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These capabilities are exposed to other platforms within the ecosystem by </w:t>
      </w:r>
      <w:ins w:author="Katie Peters" w:id="4" w:date="2021-04-22T16:10:42Z">
        <w:r w:rsidDel="00000000" w:rsidR="00000000" w:rsidRPr="00000000">
          <w:rPr>
            <w:rFonts w:ascii="Helvetica Neue Light" w:cs="Helvetica Neue Light" w:eastAsia="Helvetica Neue Light" w:hAnsi="Helvetica Neue Light"/>
            <w:color w:val="333333"/>
            <w:sz w:val="24"/>
            <w:szCs w:val="24"/>
            <w:highlight w:val="white"/>
            <w:rtl w:val="0"/>
          </w:rPr>
          <w:t xml:space="preserve">O</w:t>
        </w:r>
      </w:ins>
      <w:del w:author="Katie Peters" w:id="4" w:date="2021-04-22T16:10:42Z">
        <w:r w:rsidDel="00000000" w:rsidR="00000000" w:rsidRPr="00000000">
          <w:rPr>
            <w:rFonts w:ascii="Helvetica Neue Light" w:cs="Helvetica Neue Light" w:eastAsia="Helvetica Neue Light" w:hAnsi="Helvetica Neue Light"/>
            <w:color w:val="333333"/>
            <w:sz w:val="24"/>
            <w:szCs w:val="24"/>
            <w:highlight w:val="white"/>
            <w:rtl w:val="0"/>
          </w:rPr>
          <w:delText xml:space="preserve">o</w:delText>
        </w:r>
      </w:del>
      <w:r w:rsidDel="00000000" w:rsidR="00000000" w:rsidRPr="00000000">
        <w:rPr>
          <w:rFonts w:ascii="Helvetica Neue Light" w:cs="Helvetica Neue Light" w:eastAsia="Helvetica Neue Light" w:hAnsi="Helvetica Neue Light"/>
          <w:color w:val="333333"/>
          <w:sz w:val="24"/>
          <w:szCs w:val="24"/>
          <w:highlight w:val="white"/>
          <w:rtl w:val="0"/>
        </w:rPr>
        <w:t xml:space="preserve">pen APIs.</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The purpose of platform capabilities is to enable the design, development, deployment and operation of digital platform businesses.</w:t>
      </w:r>
    </w:p>
    <w:p w:rsidR="00000000" w:rsidDel="00000000" w:rsidP="00000000" w:rsidRDefault="00000000" w:rsidRPr="00000000" w14:paraId="0000005A">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Each platform capability is a coherent unit of people, processes, systems, policies and information. The capability is exposed through standard APIs to design, develop, compose, deploy and operate services, facilitating the creation and exchange of value among platform participants.</w:t>
      </w:r>
    </w:p>
    <w:p w:rsidR="00000000" w:rsidDel="00000000" w:rsidP="00000000" w:rsidRDefault="00000000" w:rsidRPr="00000000" w14:paraId="0000005B">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 capabilities can be used to realize open, agile, cost-effective, customer-centric platform businesses that are able to outcompete other businesses which do not take full advantage of these capabilities.  Some platform capabilities are essential to any successful, sustainable platform business (e.g., security and privacy capabilities), while other capabilities may not be required depending on the specific platform business strategy and environment.</w:t>
      </w:r>
    </w:p>
    <w:p w:rsidR="00000000" w:rsidDel="00000000" w:rsidP="00000000" w:rsidRDefault="00000000" w:rsidRPr="00000000" w14:paraId="0000005C">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Platform capabilities may be used to realize non-platform business models (e.g., Pipeline Business Models using Partner Onboarding Capabilities to manage its Supply Chain). Platform capabilities may also be used within Enterprises to improve the outcomes of internal organizational units (e.g., the IT organization uses Virtual Networking Capabilities to accelerate delivery, improve quality, and reduce the cost of IT networking services).</w:t>
      </w:r>
    </w:p>
    <w:p w:rsidR="00000000" w:rsidDel="00000000" w:rsidP="00000000" w:rsidRDefault="00000000" w:rsidRPr="00000000" w14:paraId="0000005D">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p w:rsidR="00000000" w:rsidDel="00000000" w:rsidP="00000000" w:rsidRDefault="00000000" w:rsidRPr="00000000" w14:paraId="0000005E">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4832431" cy="2347913"/>
            <wp:effectExtent b="0" l="0" r="0" t="0"/>
            <wp:docPr descr="_scroll_external/attachments/dpra-figure_2-2-f5bd9ff9a8f86a46070ce188999cb6923c6a763794fe026e2cc54ecc7327a680.png" id="7" name="image9.png"/>
            <a:graphic>
              <a:graphicData uri="http://schemas.openxmlformats.org/drawingml/2006/picture">
                <pic:pic>
                  <pic:nvPicPr>
                    <pic:cNvPr descr="_scroll_external/attachments/dpra-figure_2-2-f5bd9ff9a8f86a46070ce188999cb6923c6a763794fe026e2cc54ecc7327a680.png" id="0" name="image9.png"/>
                    <pic:cNvPicPr preferRelativeResize="0"/>
                  </pic:nvPicPr>
                  <pic:blipFill>
                    <a:blip r:embed="rId17"/>
                    <a:srcRect b="0" l="0" r="0" t="0"/>
                    <a:stretch>
                      <a:fillRect/>
                    </a:stretch>
                  </pic:blipFill>
                  <pic:spPr>
                    <a:xfrm>
                      <a:off x="0" y="0"/>
                      <a:ext cx="4832431"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4883658" cy="2347913"/>
            <wp:effectExtent b="0" l="0" r="0" t="0"/>
            <wp:docPr id="1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4883658"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Information exchange is enabled between platforms via APIs.</w:t>
      </w:r>
    </w:p>
    <w:p w:rsidR="00000000" w:rsidDel="00000000" w:rsidP="00000000" w:rsidRDefault="00000000" w:rsidRPr="00000000" w14:paraId="00000062">
      <w:pPr>
        <w:spacing w:after="160" w:line="259" w:lineRule="auto"/>
        <w:rPr>
          <w:rFonts w:ascii="Helvetica Neue Light" w:cs="Helvetica Neue Light" w:eastAsia="Helvetica Neue Light" w:hAnsi="Helvetica Neue Light"/>
          <w:color w:val="333333"/>
          <w:sz w:val="24"/>
          <w:szCs w:val="24"/>
          <w:highlight w:val="white"/>
        </w:rPr>
      </w:pPr>
      <w:bookmarkStart w:colFirst="0" w:colLast="0" w:name="_35nkun2" w:id="16"/>
      <w:bookmarkEnd w:id="16"/>
      <w:r w:rsidDel="00000000" w:rsidR="00000000" w:rsidRPr="00000000">
        <w:rPr>
          <w:rFonts w:ascii="Helvetica Neue Light" w:cs="Helvetica Neue Light" w:eastAsia="Helvetica Neue Light" w:hAnsi="Helvetica Neue Light"/>
          <w:color w:val="333333"/>
          <w:sz w:val="24"/>
          <w:szCs w:val="24"/>
          <w:highlight w:val="white"/>
        </w:rPr>
        <w:drawing>
          <wp:inline distB="0" distT="0" distL="0" distR="0">
            <wp:extent cx="7191930" cy="4129088"/>
            <wp:effectExtent b="0" l="0" r="0" t="0"/>
            <wp:docPr id="4"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719193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line="259" w:lineRule="auto"/>
        <w:rPr>
          <w:rFonts w:ascii="Helvetica Neue Light" w:cs="Helvetica Neue Light" w:eastAsia="Helvetica Neue Light" w:hAnsi="Helvetica Neue Light"/>
          <w:color w:val="333333"/>
          <w:sz w:val="24"/>
          <w:szCs w:val="24"/>
          <w:highlight w:val="white"/>
        </w:rPr>
      </w:pPr>
      <w:bookmarkStart w:colFirst="0" w:colLast="0" w:name="_44sinio" w:id="17"/>
      <w:bookmarkEnd w:id="17"/>
      <w:r w:rsidDel="00000000" w:rsidR="00000000" w:rsidRPr="00000000">
        <w:rPr>
          <w:rFonts w:ascii="Helvetica Neue Light" w:cs="Helvetica Neue Light" w:eastAsia="Helvetica Neue Light" w:hAnsi="Helvetica Neue Light"/>
          <w:color w:val="333333"/>
          <w:sz w:val="24"/>
          <w:szCs w:val="24"/>
          <w:highlight w:val="white"/>
          <w:rtl w:val="0"/>
        </w:rPr>
        <w:t xml:space="preserve">Below is an example of information exchanged between platforms in an E2E fulfillment process</w:t>
      </w:r>
      <w:r w:rsidDel="00000000" w:rsidR="00000000" w:rsidRPr="00000000">
        <w:rPr>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64">
      <w:pPr>
        <w:spacing w:after="160" w:line="259" w:lineRule="auto"/>
        <w:rPr>
          <w:rFonts w:ascii="Helvetica Neue Light" w:cs="Helvetica Neue Light" w:eastAsia="Helvetica Neue Light" w:hAnsi="Helvetica Neue Light"/>
          <w:i w:val="1"/>
          <w:color w:val="ff0000"/>
          <w:sz w:val="24"/>
          <w:szCs w:val="24"/>
          <w:highlight w:val="white"/>
        </w:rPr>
      </w:pPr>
      <w:bookmarkStart w:colFirst="0" w:colLast="0" w:name="_2jxsxqh" w:id="18"/>
      <w:bookmarkEnd w:id="18"/>
      <w:r w:rsidDel="00000000" w:rsidR="00000000" w:rsidRPr="00000000">
        <w:rPr>
          <w:rFonts w:ascii="Helvetica Neue Light" w:cs="Helvetica Neue Light" w:eastAsia="Helvetica Neue Light" w:hAnsi="Helvetica Neue Light"/>
          <w:color w:val="333333"/>
          <w:sz w:val="24"/>
          <w:szCs w:val="24"/>
          <w:highlight w:val="white"/>
        </w:rPr>
        <w:drawing>
          <wp:inline distB="114300" distT="114300" distL="114300" distR="114300">
            <wp:extent cx="5943600" cy="3340100"/>
            <wp:effectExtent b="0" l="0" r="0" t="0"/>
            <wp:docPr id="2"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line="259" w:lineRule="auto"/>
        <w:rPr>
          <w:rFonts w:ascii="Helvetica Neue Light" w:cs="Helvetica Neue Light" w:eastAsia="Helvetica Neue Light" w:hAnsi="Helvetica Neue Light"/>
          <w:color w:val="ff0000"/>
          <w:sz w:val="24"/>
          <w:szCs w:val="24"/>
          <w:highlight w:val="white"/>
        </w:rPr>
      </w:pPr>
      <w:r w:rsidDel="00000000" w:rsidR="00000000" w:rsidRPr="00000000">
        <w:rPr>
          <w:rtl w:val="0"/>
        </w:rPr>
      </w:r>
    </w:p>
    <w:p w:rsidR="00000000" w:rsidDel="00000000" w:rsidP="00000000" w:rsidRDefault="00000000" w:rsidRPr="00000000" w14:paraId="00000066">
      <w:pPr>
        <w:pStyle w:val="Heading1"/>
        <w:spacing w:after="160" w:line="259" w:lineRule="auto"/>
        <w:rPr/>
      </w:pPr>
      <w:bookmarkStart w:colFirst="0" w:colLast="0" w:name="_ponbervr21wa" w:id="19"/>
      <w:bookmarkEnd w:id="19"/>
      <w:commentRangeStart w:id="4"/>
      <w:commentRangeStart w:id="5"/>
      <w:r w:rsidDel="00000000" w:rsidR="00000000" w:rsidRPr="00000000">
        <w:rPr>
          <w:rtl w:val="0"/>
        </w:rPr>
        <w:t xml:space="preserve">Value Stream and Value Chains: APIs’ roles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160" w:line="259" w:lineRule="auto"/>
        <w:rPr>
          <w:rFonts w:ascii="Helvetica Neue Light" w:cs="Helvetica Neue Light" w:eastAsia="Helvetica Neue Light" w:hAnsi="Helvetica Neue Light"/>
          <w:i w:val="1"/>
          <w:color w:val="333333"/>
          <w:sz w:val="24"/>
          <w:szCs w:val="24"/>
          <w:highlight w:val="white"/>
        </w:rPr>
      </w:pPr>
      <w:r w:rsidDel="00000000" w:rsidR="00000000" w:rsidRPr="00000000">
        <w:rPr>
          <w:rFonts w:ascii="Helvetica Neue Light" w:cs="Helvetica Neue Light" w:eastAsia="Helvetica Neue Light" w:hAnsi="Helvetica Neue Light"/>
          <w:i w:val="1"/>
          <w:color w:val="333333"/>
          <w:sz w:val="24"/>
          <w:szCs w:val="24"/>
          <w:highlight w:val="white"/>
          <w:rtl w:val="0"/>
        </w:rPr>
        <w:t xml:space="preserve">Insert link to Value chain diagram</w:t>
      </w:r>
    </w:p>
    <w:p w:rsidR="00000000" w:rsidDel="00000000" w:rsidP="00000000" w:rsidRDefault="00000000" w:rsidRPr="00000000" w14:paraId="00000069">
      <w:pPr>
        <w:pStyle w:val="Heading2"/>
        <w:spacing w:after="160" w:line="259" w:lineRule="auto"/>
        <w:rPr/>
      </w:pPr>
      <w:bookmarkStart w:colFirst="0" w:colLast="0" w:name="_8zqkx945868k" w:id="20"/>
      <w:bookmarkEnd w:id="20"/>
      <w:r w:rsidDel="00000000" w:rsidR="00000000" w:rsidRPr="00000000">
        <w:rPr>
          <w:rtl w:val="0"/>
        </w:rPr>
        <w:t xml:space="preserve">Value Stream</w:t>
      </w:r>
    </w:p>
    <w:p w:rsidR="00000000" w:rsidDel="00000000" w:rsidP="00000000" w:rsidRDefault="00000000" w:rsidRPr="00000000" w14:paraId="0000006A">
      <w:pPr>
        <w:spacing w:after="160" w:line="259" w:lineRule="auto"/>
        <w:rPr>
          <w:rFonts w:ascii="Helvetica Neue Light" w:cs="Helvetica Neue Light" w:eastAsia="Helvetica Neue Light" w:hAnsi="Helvetica Neue Light"/>
          <w:color w:val="202124"/>
          <w:sz w:val="24"/>
          <w:szCs w:val="24"/>
          <w:highlight w:val="white"/>
        </w:rPr>
      </w:pPr>
      <w:r w:rsidDel="00000000" w:rsidR="00000000" w:rsidRPr="00000000">
        <w:rPr>
          <w:rFonts w:ascii="Helvetica Neue Light" w:cs="Helvetica Neue Light" w:eastAsia="Helvetica Neue Light" w:hAnsi="Helvetica Neue Light"/>
          <w:color w:val="202124"/>
          <w:sz w:val="24"/>
          <w:szCs w:val="24"/>
          <w:highlight w:val="white"/>
          <w:rtl w:val="0"/>
        </w:rPr>
        <w:t xml:space="preserve">A Value Stream are artifacts within </w:t>
      </w:r>
      <w:r w:rsidDel="00000000" w:rsidR="00000000" w:rsidRPr="00000000">
        <w:rPr>
          <w:rFonts w:ascii="Helvetica Neue Light" w:cs="Helvetica Neue Light" w:eastAsia="Helvetica Neue Light" w:hAnsi="Helvetica Neue Light"/>
          <w:color w:val="202124"/>
          <w:sz w:val="24"/>
          <w:szCs w:val="24"/>
          <w:highlight w:val="white"/>
          <w:rtl w:val="0"/>
        </w:rPr>
        <w:t xml:space="preserve">business</w:t>
      </w:r>
      <w:r w:rsidDel="00000000" w:rsidR="00000000" w:rsidRPr="00000000">
        <w:rPr>
          <w:rFonts w:ascii="Helvetica Neue Light" w:cs="Helvetica Neue Light" w:eastAsia="Helvetica Neue Light" w:hAnsi="Helvetica Neue Light"/>
          <w:color w:val="202124"/>
          <w:sz w:val="24"/>
          <w:szCs w:val="24"/>
          <w:highlight w:val="white"/>
          <w:rtl w:val="0"/>
        </w:rPr>
        <w:t xml:space="preserve"> architecture that allow a </w:t>
      </w:r>
      <w:r w:rsidDel="00000000" w:rsidR="00000000" w:rsidRPr="00000000">
        <w:rPr>
          <w:rFonts w:ascii="Helvetica Neue Light" w:cs="Helvetica Neue Light" w:eastAsia="Helvetica Neue Light" w:hAnsi="Helvetica Neue Light"/>
          <w:color w:val="202124"/>
          <w:sz w:val="24"/>
          <w:szCs w:val="24"/>
          <w:highlight w:val="white"/>
          <w:rtl w:val="0"/>
        </w:rPr>
        <w:t xml:space="preserve">business</w:t>
      </w:r>
      <w:r w:rsidDel="00000000" w:rsidR="00000000" w:rsidRPr="00000000">
        <w:rPr>
          <w:rFonts w:ascii="Helvetica Neue Light" w:cs="Helvetica Neue Light" w:eastAsia="Helvetica Neue Light" w:hAnsi="Helvetica Neue Light"/>
          <w:color w:val="202124"/>
          <w:sz w:val="24"/>
          <w:szCs w:val="24"/>
          <w:highlight w:val="white"/>
          <w:rtl w:val="0"/>
        </w:rPr>
        <w:t xml:space="preserve"> to specify the </w:t>
      </w:r>
      <w:r w:rsidDel="00000000" w:rsidR="00000000" w:rsidRPr="00000000">
        <w:rPr>
          <w:rFonts w:ascii="Helvetica Neue Light" w:cs="Helvetica Neue Light" w:eastAsia="Helvetica Neue Light" w:hAnsi="Helvetica Neue Light"/>
          <w:color w:val="202124"/>
          <w:sz w:val="24"/>
          <w:szCs w:val="24"/>
          <w:highlight w:val="white"/>
          <w:rtl w:val="0"/>
        </w:rPr>
        <w:t xml:space="preserve">value</w:t>
      </w:r>
      <w:r w:rsidDel="00000000" w:rsidR="00000000" w:rsidRPr="00000000">
        <w:rPr>
          <w:rFonts w:ascii="Helvetica Neue Light" w:cs="Helvetica Neue Light" w:eastAsia="Helvetica Neue Light" w:hAnsi="Helvetica Neue Light"/>
          <w:color w:val="202124"/>
          <w:sz w:val="24"/>
          <w:szCs w:val="24"/>
          <w:highlight w:val="white"/>
          <w:rtl w:val="0"/>
        </w:rPr>
        <w:t xml:space="preserve"> proposition derived by an external (e.g., customer) or internal stakeholder from an organization.</w:t>
      </w:r>
    </w:p>
    <w:p w:rsidR="00000000" w:rsidDel="00000000" w:rsidP="00000000" w:rsidRDefault="00000000" w:rsidRPr="00000000" w14:paraId="0000006B">
      <w:pPr>
        <w:pStyle w:val="Heading2"/>
        <w:spacing w:after="160" w:line="259" w:lineRule="auto"/>
        <w:rPr/>
      </w:pPr>
      <w:bookmarkStart w:colFirst="0" w:colLast="0" w:name="_dx5suxs9e8gt" w:id="21"/>
      <w:bookmarkEnd w:id="21"/>
      <w:r w:rsidDel="00000000" w:rsidR="00000000" w:rsidRPr="00000000">
        <w:rPr>
          <w:rtl w:val="0"/>
        </w:rPr>
        <w:t xml:space="preserve">Value Chain</w:t>
      </w:r>
    </w:p>
    <w:p w:rsidR="00000000" w:rsidDel="00000000" w:rsidP="00000000" w:rsidRDefault="00000000" w:rsidRPr="00000000" w14:paraId="0000006C">
      <w:pPr>
        <w:spacing w:after="160" w:line="259" w:lineRule="auto"/>
        <w:rPr>
          <w:rFonts w:ascii="Helvetica Neue Light" w:cs="Helvetica Neue Light" w:eastAsia="Helvetica Neue Light" w:hAnsi="Helvetica Neue Light"/>
          <w:color w:val="202124"/>
          <w:sz w:val="24"/>
          <w:szCs w:val="24"/>
          <w:highlight w:val="white"/>
        </w:rPr>
      </w:pPr>
      <w:r w:rsidDel="00000000" w:rsidR="00000000" w:rsidRPr="00000000">
        <w:rPr>
          <w:rFonts w:ascii="Helvetica Neue Light" w:cs="Helvetica Neue Light" w:eastAsia="Helvetica Neue Light" w:hAnsi="Helvetica Neue Light"/>
          <w:color w:val="202124"/>
          <w:sz w:val="24"/>
          <w:szCs w:val="24"/>
          <w:highlight w:val="white"/>
          <w:rtl w:val="0"/>
        </w:rPr>
        <w:t xml:space="preserve">A </w:t>
      </w:r>
      <w:r w:rsidDel="00000000" w:rsidR="00000000" w:rsidRPr="00000000">
        <w:rPr>
          <w:rFonts w:ascii="Helvetica Neue Light" w:cs="Helvetica Neue Light" w:eastAsia="Helvetica Neue Light" w:hAnsi="Helvetica Neue Light"/>
          <w:color w:val="202124"/>
          <w:sz w:val="24"/>
          <w:szCs w:val="24"/>
          <w:highlight w:val="white"/>
          <w:rtl w:val="0"/>
        </w:rPr>
        <w:t xml:space="preserve">value chain</w:t>
      </w:r>
      <w:r w:rsidDel="00000000" w:rsidR="00000000" w:rsidRPr="00000000">
        <w:rPr>
          <w:rFonts w:ascii="Helvetica Neue Light" w:cs="Helvetica Neue Light" w:eastAsia="Helvetica Neue Light" w:hAnsi="Helvetica Neue Light"/>
          <w:color w:val="202124"/>
          <w:sz w:val="24"/>
          <w:szCs w:val="24"/>
          <w:highlight w:val="white"/>
          <w:rtl w:val="0"/>
        </w:rPr>
        <w:t xml:space="preserve"> is a </w:t>
      </w:r>
      <w:r w:rsidDel="00000000" w:rsidR="00000000" w:rsidRPr="00000000">
        <w:rPr>
          <w:rFonts w:ascii="Helvetica Neue Light" w:cs="Helvetica Neue Light" w:eastAsia="Helvetica Neue Light" w:hAnsi="Helvetica Neue Light"/>
          <w:color w:val="202124"/>
          <w:sz w:val="24"/>
          <w:szCs w:val="24"/>
          <w:highlight w:val="white"/>
          <w:rtl w:val="0"/>
        </w:rPr>
        <w:t xml:space="preserve">business</w:t>
      </w:r>
      <w:r w:rsidDel="00000000" w:rsidR="00000000" w:rsidRPr="00000000">
        <w:rPr>
          <w:rFonts w:ascii="Helvetica Neue Light" w:cs="Helvetica Neue Light" w:eastAsia="Helvetica Neue Light" w:hAnsi="Helvetica Neue Light"/>
          <w:color w:val="202124"/>
          <w:sz w:val="24"/>
          <w:szCs w:val="24"/>
          <w:highlight w:val="white"/>
          <w:rtl w:val="0"/>
        </w:rPr>
        <w:t xml:space="preserve"> model that describes the full range of activities needed to create a product or service. The purpose of a </w:t>
      </w:r>
      <w:r w:rsidDel="00000000" w:rsidR="00000000" w:rsidRPr="00000000">
        <w:rPr>
          <w:rFonts w:ascii="Helvetica Neue Light" w:cs="Helvetica Neue Light" w:eastAsia="Helvetica Neue Light" w:hAnsi="Helvetica Neue Light"/>
          <w:color w:val="202124"/>
          <w:sz w:val="24"/>
          <w:szCs w:val="24"/>
          <w:highlight w:val="white"/>
          <w:rtl w:val="0"/>
        </w:rPr>
        <w:t xml:space="preserve">value</w:t>
      </w:r>
      <w:r w:rsidDel="00000000" w:rsidR="00000000" w:rsidRPr="00000000">
        <w:rPr>
          <w:rFonts w:ascii="Helvetica Neue Light" w:cs="Helvetica Neue Light" w:eastAsia="Helvetica Neue Light" w:hAnsi="Helvetica Neue Light"/>
          <w:color w:val="202124"/>
          <w:sz w:val="24"/>
          <w:szCs w:val="24"/>
          <w:highlight w:val="white"/>
          <w:rtl w:val="0"/>
        </w:rPr>
        <w:t xml:space="preserve">-</w:t>
      </w:r>
      <w:r w:rsidDel="00000000" w:rsidR="00000000" w:rsidRPr="00000000">
        <w:rPr>
          <w:rFonts w:ascii="Helvetica Neue Light" w:cs="Helvetica Neue Light" w:eastAsia="Helvetica Neue Light" w:hAnsi="Helvetica Neue Light"/>
          <w:color w:val="202124"/>
          <w:sz w:val="24"/>
          <w:szCs w:val="24"/>
          <w:highlight w:val="white"/>
          <w:rtl w:val="0"/>
        </w:rPr>
        <w:t xml:space="preserve">chain</w:t>
      </w:r>
      <w:r w:rsidDel="00000000" w:rsidR="00000000" w:rsidRPr="00000000">
        <w:rPr>
          <w:rFonts w:ascii="Helvetica Neue Light" w:cs="Helvetica Neue Light" w:eastAsia="Helvetica Neue Light" w:hAnsi="Helvetica Neue Light"/>
          <w:color w:val="202124"/>
          <w:sz w:val="24"/>
          <w:szCs w:val="24"/>
          <w:highlight w:val="white"/>
          <w:rtl w:val="0"/>
        </w:rPr>
        <w:t xml:space="preserve"> analysis is to increase </w:t>
      </w:r>
      <w:r w:rsidDel="00000000" w:rsidR="00000000" w:rsidRPr="00000000">
        <w:rPr>
          <w:rFonts w:ascii="Helvetica Neue Light" w:cs="Helvetica Neue Light" w:eastAsia="Helvetica Neue Light" w:hAnsi="Helvetica Neue Light"/>
          <w:color w:val="202124"/>
          <w:sz w:val="24"/>
          <w:szCs w:val="24"/>
          <w:highlight w:val="white"/>
          <w:rtl w:val="0"/>
        </w:rPr>
        <w:t xml:space="preserve">production</w:t>
      </w:r>
      <w:r w:rsidDel="00000000" w:rsidR="00000000" w:rsidRPr="00000000">
        <w:rPr>
          <w:rFonts w:ascii="Helvetica Neue Light" w:cs="Helvetica Neue Light" w:eastAsia="Helvetica Neue Light" w:hAnsi="Helvetica Neue Light"/>
          <w:color w:val="202124"/>
          <w:sz w:val="24"/>
          <w:szCs w:val="24"/>
          <w:highlight w:val="white"/>
          <w:rtl w:val="0"/>
        </w:rPr>
        <w:t xml:space="preserve"> efficiency so that a company can deliver maximum </w:t>
      </w:r>
      <w:r w:rsidDel="00000000" w:rsidR="00000000" w:rsidRPr="00000000">
        <w:rPr>
          <w:rFonts w:ascii="Helvetica Neue Light" w:cs="Helvetica Neue Light" w:eastAsia="Helvetica Neue Light" w:hAnsi="Helvetica Neue Light"/>
          <w:color w:val="202124"/>
          <w:sz w:val="24"/>
          <w:szCs w:val="24"/>
          <w:highlight w:val="white"/>
          <w:rtl w:val="0"/>
        </w:rPr>
        <w:t xml:space="preserve">value</w:t>
      </w:r>
      <w:r w:rsidDel="00000000" w:rsidR="00000000" w:rsidRPr="00000000">
        <w:rPr>
          <w:rFonts w:ascii="Helvetica Neue Light" w:cs="Helvetica Neue Light" w:eastAsia="Helvetica Neue Light" w:hAnsi="Helvetica Neue Light"/>
          <w:color w:val="202124"/>
          <w:sz w:val="24"/>
          <w:szCs w:val="24"/>
          <w:highlight w:val="white"/>
          <w:rtl w:val="0"/>
        </w:rPr>
        <w:t xml:space="preserve"> for the least possible cost.</w:t>
      </w:r>
    </w:p>
    <w:p w:rsidR="00000000" w:rsidDel="00000000" w:rsidP="00000000" w:rsidRDefault="00000000" w:rsidRPr="00000000" w14:paraId="0000006D">
      <w:pPr>
        <w:pStyle w:val="Heading2"/>
        <w:spacing w:after="160" w:line="259" w:lineRule="auto"/>
        <w:rPr/>
      </w:pPr>
      <w:bookmarkStart w:colFirst="0" w:colLast="0" w:name="_l0qumfr7kne" w:id="22"/>
      <w:bookmarkEnd w:id="22"/>
      <w:r w:rsidDel="00000000" w:rsidR="00000000" w:rsidRPr="00000000">
        <w:rPr>
          <w:rtl w:val="0"/>
        </w:rPr>
        <w:t xml:space="preserve">Commerce</w:t>
      </w:r>
    </w:p>
    <w:p w:rsidR="00000000" w:rsidDel="00000000" w:rsidP="00000000" w:rsidRDefault="00000000" w:rsidRPr="00000000" w14:paraId="0000006E">
      <w:pPr>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sz w:val="24"/>
          <w:szCs w:val="24"/>
          <w:rtl w:val="0"/>
        </w:rPr>
        <w:t xml:space="preserve">An interchange of goods or commodities. The transfer of goods or services from one person or entity to another, often in exchange for money.</w:t>
      </w:r>
      <w:r w:rsidDel="00000000" w:rsidR="00000000" w:rsidRPr="00000000">
        <w:rPr>
          <w:rtl w:val="0"/>
        </w:rPr>
      </w:r>
    </w:p>
    <w:p w:rsidR="00000000" w:rsidDel="00000000" w:rsidP="00000000" w:rsidRDefault="00000000" w:rsidRPr="00000000" w14:paraId="0000006F">
      <w:pPr>
        <w:pStyle w:val="Heading2"/>
        <w:spacing w:after="160" w:line="259" w:lineRule="auto"/>
        <w:rPr/>
      </w:pPr>
      <w:bookmarkStart w:colFirst="0" w:colLast="0" w:name="_mwrjpphrqqyh" w:id="23"/>
      <w:bookmarkEnd w:id="23"/>
      <w:r w:rsidDel="00000000" w:rsidR="00000000" w:rsidRPr="00000000">
        <w:rPr>
          <w:rtl w:val="0"/>
        </w:rPr>
        <w:t xml:space="preserve">Commerce as a Value Stream</w:t>
      </w:r>
    </w:p>
    <w:p w:rsidR="00000000" w:rsidDel="00000000" w:rsidP="00000000" w:rsidRDefault="00000000" w:rsidRPr="00000000" w14:paraId="00000070">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Commerce is a value stream which utilizes the capabilities of the enterprise in order to provide goods and services to other parties such as Customers.  Commerce itself is not a capability but a collection of all capabilities that enable the enterprise in the exchange of goods and services.</w:t>
      </w:r>
    </w:p>
    <w:p w:rsidR="00000000" w:rsidDel="00000000" w:rsidP="00000000" w:rsidRDefault="00000000" w:rsidRPr="00000000" w14:paraId="00000071">
      <w:pPr>
        <w:pStyle w:val="Heading2"/>
        <w:spacing w:after="160" w:line="259" w:lineRule="auto"/>
        <w:rPr/>
      </w:pPr>
      <w:bookmarkStart w:colFirst="0" w:colLast="0" w:name="_wcuhwchg3ysa" w:id="24"/>
      <w:bookmarkEnd w:id="24"/>
      <w:r w:rsidDel="00000000" w:rsidR="00000000" w:rsidRPr="00000000">
        <w:rPr>
          <w:rtl w:val="0"/>
        </w:rPr>
        <w:t xml:space="preserve">APIs in the Commerce Value Stream</w:t>
      </w:r>
      <w:r w:rsidDel="00000000" w:rsidR="00000000" w:rsidRPr="00000000">
        <w:rPr>
          <w:rtl w:val="0"/>
        </w:rPr>
      </w:r>
    </w:p>
    <w:p w:rsidR="00000000" w:rsidDel="00000000" w:rsidP="00000000" w:rsidRDefault="00000000" w:rsidRPr="00000000" w14:paraId="00000072">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APIs used to support the commerce value stream are underlined in the following narrative.</w:t>
      </w:r>
    </w:p>
    <w:p w:rsidR="00000000" w:rsidDel="00000000" w:rsidP="00000000" w:rsidRDefault="00000000" w:rsidRPr="00000000" w14:paraId="00000073">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As an enterprise as we interact with parties we gather information about their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Identity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order to ensure they have the correct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User Role and Permissions</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also to be able to analyze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 Interactions</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in order to improve the parties experience.  As the enterprise learns the</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 Identity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of the party it is important in order to protect the enterprise and the enterprise’s managed parties.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Authorization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Fraud Management </w:t>
      </w:r>
      <w:r w:rsidDel="00000000" w:rsidR="00000000" w:rsidRPr="00000000">
        <w:rPr>
          <w:rFonts w:ascii="Helvetica Neue Light" w:cs="Helvetica Neue Light" w:eastAsia="Helvetica Neue Light" w:hAnsi="Helvetica Neue Light"/>
          <w:color w:val="333333"/>
          <w:sz w:val="24"/>
          <w:szCs w:val="24"/>
          <w:highlight w:val="white"/>
          <w:rtl w:val="0"/>
        </w:rPr>
        <w:t xml:space="preserve">are two capabilities critical to the protection of the enterprise and the data in which it is a custodian.</w:t>
      </w:r>
    </w:p>
    <w:p w:rsidR="00000000" w:rsidDel="00000000" w:rsidP="00000000" w:rsidRDefault="00000000" w:rsidRPr="00000000" w14:paraId="00000074">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Throughout the commerce value stream the enterprise requires the ability to perform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understand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 Role</w:t>
      </w:r>
      <w:r w:rsidDel="00000000" w:rsidR="00000000" w:rsidRPr="00000000">
        <w:rPr>
          <w:rFonts w:ascii="Helvetica Neue Light" w:cs="Helvetica Neue Light" w:eastAsia="Helvetica Neue Light" w:hAnsi="Helvetica Neue Light"/>
          <w:color w:val="333333"/>
          <w:sz w:val="24"/>
          <w:szCs w:val="24"/>
          <w:highlight w:val="white"/>
          <w:rtl w:val="0"/>
        </w:rPr>
        <w:t xml:space="preserve">s in order to interact with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the most desirable manner and fulfill its obligation to each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 Party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is a critical capability for the enterprise in all value streams.</w:t>
      </w:r>
    </w:p>
    <w:p w:rsidR="00000000" w:rsidDel="00000000" w:rsidP="00000000" w:rsidRDefault="00000000" w:rsidRPr="00000000" w14:paraId="00000075">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As an enterprise we must have the capability to show potential customers what goods and services we have to sell.  These goods and services are managed in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Catalogue</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are presented to potential customers as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p>
    <w:p w:rsidR="00000000" w:rsidDel="00000000" w:rsidP="00000000" w:rsidRDefault="00000000" w:rsidRPr="00000000" w14:paraId="00000076">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potential customer after browsing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Catalogue</w:t>
      </w:r>
      <w:r w:rsidDel="00000000" w:rsidR="00000000" w:rsidRPr="00000000">
        <w:rPr>
          <w:rFonts w:ascii="Helvetica Neue Light" w:cs="Helvetica Neue Light" w:eastAsia="Helvetica Neue Light" w:hAnsi="Helvetica Neue Light"/>
          <w:color w:val="333333"/>
          <w:sz w:val="24"/>
          <w:szCs w:val="24"/>
          <w:highlight w:val="white"/>
          <w:rtl w:val="0"/>
        </w:rPr>
        <w:t xml:space="preserve"> must have the ability to place a specific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 aside while they consider whether to purchase the product or while they continue to browse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Catalogue</w:t>
      </w:r>
      <w:r w:rsidDel="00000000" w:rsidR="00000000" w:rsidRPr="00000000">
        <w:rPr>
          <w:rFonts w:ascii="Helvetica Neue Light" w:cs="Helvetica Neue Light" w:eastAsia="Helvetica Neue Light" w:hAnsi="Helvetica Neue Light"/>
          <w:color w:val="333333"/>
          <w:sz w:val="24"/>
          <w:szCs w:val="24"/>
          <w:highlight w:val="white"/>
          <w:rtl w:val="0"/>
        </w:rPr>
        <w:t xml:space="preserve">.  A potential customer’s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Shopping Cart</w:t>
      </w:r>
      <w:r w:rsidDel="00000000" w:rsidR="00000000" w:rsidRPr="00000000">
        <w:rPr>
          <w:rFonts w:ascii="Helvetica Neue Light" w:cs="Helvetica Neue Light" w:eastAsia="Helvetica Neue Light" w:hAnsi="Helvetica Neue Light"/>
          <w:color w:val="333333"/>
          <w:sz w:val="24"/>
          <w:szCs w:val="24"/>
          <w:highlight w:val="white"/>
          <w:rtl w:val="0"/>
        </w:rPr>
        <w:t xml:space="preserve"> holds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they are considering purchasing.  This temporary and transient entity changes as the potential customer learns about available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can be affected by Product Offerings policies through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 Qualification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check. Additional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may be added by the enterprise in which the chosen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w:t>
      </w:r>
      <w:r w:rsidDel="00000000" w:rsidR="00000000" w:rsidRPr="00000000">
        <w:rPr>
          <w:rFonts w:ascii="Helvetica Neue Light" w:cs="Helvetica Neue Light" w:eastAsia="Helvetica Neue Light" w:hAnsi="Helvetica Neue Light"/>
          <w:color w:val="333333"/>
          <w:sz w:val="24"/>
          <w:szCs w:val="24"/>
          <w:highlight w:val="white"/>
          <w:rtl w:val="0"/>
        </w:rPr>
        <w:t xml:space="preserve">gs are dependent. The enterprise may also make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Recommendation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s or offer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Promotio</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n</w:t>
      </w:r>
      <w:r w:rsidDel="00000000" w:rsidR="00000000" w:rsidRPr="00000000">
        <w:rPr>
          <w:rFonts w:ascii="Helvetica Neue Light" w:cs="Helvetica Neue Light" w:eastAsia="Helvetica Neue Light" w:hAnsi="Helvetica Neue Light"/>
          <w:color w:val="333333"/>
          <w:sz w:val="24"/>
          <w:szCs w:val="24"/>
          <w:highlight w:val="white"/>
          <w:rtl w:val="0"/>
        </w:rPr>
        <w:t xml:space="preserve">s based on the chosen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s.</w:t>
      </w:r>
    </w:p>
    <w:p w:rsidR="00000000" w:rsidDel="00000000" w:rsidP="00000000" w:rsidRDefault="00000000" w:rsidRPr="00000000" w14:paraId="00000077">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Once the potential customer has made their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 choices, as an enterprise we require the ability to create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Product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is created from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that were added to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Shopping Cart</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order to understand the cost of the Product Offerings, the enterprise provides the potential customer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Quote</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order to complete the purchase the customer must be able to provide payment and the enterprise must be able to perform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Payment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As part of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Payment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enterprise can offer the customer a number of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Payment Methods.</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order for the enterprise to have reasonable assurance the customer will be able to pay for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enterprise may perform a credit check through its </w:t>
      </w:r>
      <w:r w:rsidDel="00000000" w:rsidR="00000000" w:rsidRPr="00000000">
        <w:rPr>
          <w:rFonts w:ascii="Helvetica Neue Light" w:cs="Helvetica Neue Light" w:eastAsia="Helvetica Neue Light" w:hAnsi="Helvetica Neue Light"/>
          <w:color w:val="333333"/>
          <w:sz w:val="22"/>
          <w:szCs w:val="22"/>
          <w:highlight w:val="white"/>
          <w:u w:val="single"/>
          <w:rtl w:val="0"/>
        </w:rPr>
        <w:t xml:space="preserve">Credit Management</w:t>
      </w:r>
      <w:r w:rsidDel="00000000" w:rsidR="00000000" w:rsidRPr="00000000">
        <w:rPr>
          <w:rFonts w:ascii="Helvetica Neue Light" w:cs="Helvetica Neue Light" w:eastAsia="Helvetica Neue Light" w:hAnsi="Helvetica Neue Light"/>
          <w:color w:val="333333"/>
          <w:sz w:val="22"/>
          <w:szCs w:val="22"/>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rtl w:val="0"/>
        </w:rPr>
        <w:t xml:space="preserve">capability.  In purchasing the Product Offerings the potential customer and enterprise enter into an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Agreement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both parties agreed to the terms and conditions of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Service Level Agreement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Once the order is complete the potential customer is a customer of the enterprise and the enterprise holds information about the customer that must be secured through the enterprise’s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Account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capabilities.  Notification about the completion of the order is sent to the customer through the enterprise’s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Communication Management </w:t>
      </w:r>
      <w:r w:rsidDel="00000000" w:rsidR="00000000" w:rsidRPr="00000000">
        <w:rPr>
          <w:rFonts w:ascii="Helvetica Neue Light" w:cs="Helvetica Neue Light" w:eastAsia="Helvetica Neue Light" w:hAnsi="Helvetica Neue Light"/>
          <w:color w:val="333333"/>
          <w:sz w:val="24"/>
          <w:szCs w:val="24"/>
          <w:highlight w:val="white"/>
          <w:rtl w:val="0"/>
        </w:rPr>
        <w:t xml:space="preserve">capability.  </w:t>
      </w:r>
    </w:p>
    <w:p w:rsidR="00000000" w:rsidDel="00000000" w:rsidP="00000000" w:rsidRDefault="00000000" w:rsidRPr="00000000" w14:paraId="00000078">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The fulfillment of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Product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requires assistance from other aspects of the enterprise ecosystem.  The decomposition of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within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Product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will result in one or more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Service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s and one or more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Resource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s.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Service Order </w:t>
      </w:r>
      <w:r w:rsidDel="00000000" w:rsidR="00000000" w:rsidRPr="00000000">
        <w:rPr>
          <w:rFonts w:ascii="Helvetica Neue Light" w:cs="Helvetica Neue Light" w:eastAsia="Helvetica Neue Light" w:hAnsi="Helvetica Neue Light"/>
          <w:color w:val="333333"/>
          <w:sz w:val="24"/>
          <w:szCs w:val="24"/>
          <w:highlight w:val="white"/>
          <w:rtl w:val="0"/>
        </w:rPr>
        <w:t xml:space="preserve">may require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Service Activation and Configuration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Resource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may have a number of capabilities from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Resource Activation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Resource Pool Management </w:t>
      </w:r>
      <w:r w:rsidDel="00000000" w:rsidR="00000000" w:rsidRPr="00000000">
        <w:rPr>
          <w:rFonts w:ascii="Helvetica Neue Light" w:cs="Helvetica Neue Light" w:eastAsia="Helvetica Neue Light" w:hAnsi="Helvetica Neue Light"/>
          <w:color w:val="333333"/>
          <w:sz w:val="24"/>
          <w:szCs w:val="24"/>
          <w:highlight w:val="white"/>
          <w:rtl w:val="0"/>
        </w:rPr>
        <w:t xml:space="preserve">to reserve a resource and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Number Portability</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order to check the availability of a number and request a port in or port out.  </w:t>
      </w:r>
    </w:p>
    <w:p w:rsidR="00000000" w:rsidDel="00000000" w:rsidP="00000000" w:rsidRDefault="00000000" w:rsidRPr="00000000" w14:paraId="00000079">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As part of fulfilling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Product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enterprise may schedule installation or configuration of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s through its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Work Order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capability and ship purchased items using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Shipping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customer and the enterprise can track the shipment using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Shipment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w:t>
      </w:r>
    </w:p>
    <w:p w:rsidR="00000000" w:rsidDel="00000000" w:rsidP="00000000" w:rsidRDefault="00000000" w:rsidRPr="00000000" w14:paraId="0000007A">
      <w:pPr>
        <w:spacing w:after="160" w:line="259" w:lineRule="auto"/>
        <w:rPr>
          <w:rFonts w:ascii="Helvetica Neue Light" w:cs="Helvetica Neue Light" w:eastAsia="Helvetica Neue Light" w:hAnsi="Helvetica Neue Light"/>
          <w:color w:val="333333"/>
          <w:sz w:val="24"/>
          <w:szCs w:val="24"/>
          <w:highlight w:val="white"/>
          <w:u w:val="singl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Once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Product Order</w:t>
      </w:r>
      <w:r w:rsidDel="00000000" w:rsidR="00000000" w:rsidRPr="00000000">
        <w:rPr>
          <w:rFonts w:ascii="Helvetica Neue Light" w:cs="Helvetica Neue Light" w:eastAsia="Helvetica Neue Light" w:hAnsi="Helvetica Neue Light"/>
          <w:color w:val="333333"/>
          <w:sz w:val="24"/>
          <w:szCs w:val="24"/>
          <w:highlight w:val="white"/>
          <w:rtl w:val="0"/>
        </w:rPr>
        <w:t xml:space="preserve"> is fulfilled the enterprise keeps track of what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w:t>
      </w:r>
      <w:r w:rsidDel="00000000" w:rsidR="00000000" w:rsidRPr="00000000">
        <w:rPr>
          <w:rFonts w:ascii="Helvetica Neue Light" w:cs="Helvetica Neue Light" w:eastAsia="Helvetica Neue Light" w:hAnsi="Helvetica Neue Light"/>
          <w:color w:val="333333"/>
          <w:sz w:val="24"/>
          <w:szCs w:val="24"/>
          <w:highlight w:val="white"/>
          <w:rtl w:val="0"/>
        </w:rPr>
        <w:t xml:space="preserve">s a customer has through the management of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Product Inventory,</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Service Inventory </w:t>
      </w:r>
      <w:r w:rsidDel="00000000" w:rsidR="00000000" w:rsidRPr="00000000">
        <w:rPr>
          <w:rFonts w:ascii="Helvetica Neue Light" w:cs="Helvetica Neue Light" w:eastAsia="Helvetica Neue Light" w:hAnsi="Helvetica Neue Light"/>
          <w:color w:val="333333"/>
          <w:sz w:val="24"/>
          <w:szCs w:val="24"/>
          <w:highlight w:val="white"/>
          <w:rtl w:val="0"/>
        </w:rPr>
        <w:t xml:space="preserve">and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Resource Inventory.</w:t>
      </w:r>
    </w:p>
    <w:p w:rsidR="00000000" w:rsidDel="00000000" w:rsidP="00000000" w:rsidRDefault="00000000" w:rsidRPr="00000000" w14:paraId="0000007B">
      <w:pPr>
        <w:spacing w:after="160" w:line="259" w:lineRule="auto"/>
        <w:rPr>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As the customer uses the Product Offerings, the enterprise tracks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Usage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provides the customer a statement of their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Usage Consumption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Both these capabilities are managed at the Customer, Product, Service and Resource levels in order to provide the various perspectives required by the enterprise’s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 Roles</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Party Management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The enterprise must be able to provide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Customer Bill</w:t>
      </w:r>
      <w:r w:rsidDel="00000000" w:rsidR="00000000" w:rsidRPr="00000000">
        <w:rPr>
          <w:rFonts w:ascii="Helvetica Neue Light" w:cs="Helvetica Neue Light" w:eastAsia="Helvetica Neue Light" w:hAnsi="Helvetica Neue Light"/>
          <w:color w:val="333333"/>
          <w:sz w:val="24"/>
          <w:szCs w:val="24"/>
          <w:highlight w:val="white"/>
          <w:rtl w:val="0"/>
        </w:rPr>
        <w:t xml:space="preserve"> to the customer in order to receive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Payment</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provide the customer with the ability to understand their current</w:t>
      </w:r>
      <w:r w:rsidDel="00000000" w:rsidR="00000000" w:rsidRPr="00000000">
        <w:rPr>
          <w:color w:val="333333"/>
          <w:sz w:val="24"/>
          <w:szCs w:val="24"/>
          <w:highlight w:val="white"/>
          <w:rtl w:val="0"/>
        </w:rPr>
        <w:t xml:space="preserv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Balance</w:t>
      </w:r>
      <w:r w:rsidDel="00000000" w:rsidR="00000000" w:rsidRPr="00000000">
        <w:rPr>
          <w:color w:val="333333"/>
          <w:sz w:val="24"/>
          <w:szCs w:val="24"/>
          <w:highlight w:val="white"/>
          <w:rtl w:val="0"/>
        </w:rPr>
        <w:t xml:space="preserve">.</w:t>
      </w:r>
    </w:p>
    <w:p w:rsidR="00000000" w:rsidDel="00000000" w:rsidP="00000000" w:rsidRDefault="00000000" w:rsidRPr="00000000" w14:paraId="0000007C">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As part of its agreed terms the enterprise ensures the reliability of the services provided by constantly monitoring the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Performance</w:t>
      </w:r>
      <w:r w:rsidDel="00000000" w:rsidR="00000000" w:rsidRPr="00000000">
        <w:rPr>
          <w:rFonts w:ascii="Helvetica Neue Light" w:cs="Helvetica Neue Light" w:eastAsia="Helvetica Neue Light" w:hAnsi="Helvetica Neue Light"/>
          <w:color w:val="333333"/>
          <w:sz w:val="24"/>
          <w:szCs w:val="24"/>
          <w:highlight w:val="white"/>
          <w:rtl w:val="0"/>
        </w:rPr>
        <w:t xml:space="preserve"> based on defined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Performance Thresholds</w:t>
      </w:r>
      <w:r w:rsidDel="00000000" w:rsidR="00000000" w:rsidRPr="00000000">
        <w:rPr>
          <w:rFonts w:ascii="Helvetica Neue Light" w:cs="Helvetica Neue Light" w:eastAsia="Helvetica Neue Light" w:hAnsi="Helvetica Neue Light"/>
          <w:color w:val="333333"/>
          <w:sz w:val="24"/>
          <w:szCs w:val="24"/>
          <w:highlight w:val="white"/>
          <w:rtl w:val="0"/>
        </w:rPr>
        <w:t xml:space="preserve"> and triggers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Alarms</w:t>
      </w:r>
      <w:r w:rsidDel="00000000" w:rsidR="00000000" w:rsidRPr="00000000">
        <w:rPr>
          <w:rFonts w:ascii="Helvetica Neue Light" w:cs="Helvetica Neue Light" w:eastAsia="Helvetica Neue Light" w:hAnsi="Helvetica Neue Light"/>
          <w:color w:val="333333"/>
          <w:sz w:val="24"/>
          <w:szCs w:val="24"/>
          <w:highlight w:val="white"/>
          <w:rtl w:val="0"/>
        </w:rPr>
        <w:t xml:space="preserve"> in order to proactively ensure the customer continues to receive its services. If an issue arises the enterprise will create and manage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Trouble Ticket</w:t>
      </w:r>
      <w:r w:rsidDel="00000000" w:rsidR="00000000" w:rsidRPr="00000000">
        <w:rPr>
          <w:rFonts w:ascii="Helvetica Neue Light" w:cs="Helvetica Neue Light" w:eastAsia="Helvetica Neue Light" w:hAnsi="Helvetica Neue Light"/>
          <w:color w:val="333333"/>
          <w:sz w:val="24"/>
          <w:szCs w:val="24"/>
          <w:highlight w:val="white"/>
          <w:rtl w:val="0"/>
        </w:rPr>
        <w:t xml:space="preserve"> either initiated by a customer request or through its proactive monitoring of enterprise systems.</w:t>
      </w:r>
    </w:p>
    <w:p w:rsidR="00000000" w:rsidDel="00000000" w:rsidP="00000000" w:rsidRDefault="00000000" w:rsidRPr="00000000" w14:paraId="0000007D">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Fonts w:ascii="Helvetica Neue Light" w:cs="Helvetica Neue Light" w:eastAsia="Helvetica Neue Light" w:hAnsi="Helvetica Neue Light"/>
          <w:color w:val="333333"/>
          <w:sz w:val="24"/>
          <w:szCs w:val="24"/>
          <w:highlight w:val="white"/>
          <w:rtl w:val="0"/>
        </w:rPr>
        <w:t xml:space="preserve">In order to maintain its relationship with customers or potential customers the enterprise will notify the customers and potential customers of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Promotion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s and whether they qualify by performing a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Promotion Qualification</w:t>
      </w:r>
      <w:r w:rsidDel="00000000" w:rsidR="00000000" w:rsidRPr="00000000">
        <w:rPr>
          <w:rFonts w:ascii="Helvetica Neue Light" w:cs="Helvetica Neue Light" w:eastAsia="Helvetica Neue Light" w:hAnsi="Helvetica Neue Light"/>
          <w:color w:val="333333"/>
          <w:sz w:val="24"/>
          <w:szCs w:val="24"/>
          <w:highlight w:val="white"/>
          <w:rtl w:val="0"/>
        </w:rPr>
        <w:t xml:space="preserve"> check.  The enterprise will also make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Recommendations</w:t>
      </w:r>
      <w:r w:rsidDel="00000000" w:rsidR="00000000" w:rsidRPr="00000000">
        <w:rPr>
          <w:rFonts w:ascii="Helvetica Neue Light" w:cs="Helvetica Neue Light" w:eastAsia="Helvetica Neue Light" w:hAnsi="Helvetica Neue Light"/>
          <w:color w:val="333333"/>
          <w:sz w:val="24"/>
          <w:szCs w:val="24"/>
          <w:highlight w:val="white"/>
          <w:rtl w:val="0"/>
        </w:rPr>
        <w:t xml:space="preserve"> on new </w:t>
      </w:r>
      <w:r w:rsidDel="00000000" w:rsidR="00000000" w:rsidRPr="00000000">
        <w:rPr>
          <w:rFonts w:ascii="Helvetica Neue Light" w:cs="Helvetica Neue Light" w:eastAsia="Helvetica Neue Light" w:hAnsi="Helvetica Neue Light"/>
          <w:color w:val="333333"/>
          <w:sz w:val="24"/>
          <w:szCs w:val="24"/>
          <w:highlight w:val="white"/>
          <w:u w:val="single"/>
          <w:rtl w:val="0"/>
        </w:rPr>
        <w:t xml:space="preserve">Product Offerings</w:t>
      </w:r>
      <w:r w:rsidDel="00000000" w:rsidR="00000000" w:rsidRPr="00000000">
        <w:rPr>
          <w:rFonts w:ascii="Helvetica Neue Light" w:cs="Helvetica Neue Light" w:eastAsia="Helvetica Neue Light" w:hAnsi="Helvetica Neue Light"/>
          <w:color w:val="333333"/>
          <w:sz w:val="24"/>
          <w:szCs w:val="24"/>
          <w:highlight w:val="white"/>
          <w:rtl w:val="0"/>
        </w:rPr>
        <w:t xml:space="preserve"> or changes to current.  When a customer or potential customer wishes to learn about the promotion or recommendation the commerce value stream starts once again. </w:t>
      </w:r>
    </w:p>
    <w:p w:rsidR="00000000" w:rsidDel="00000000" w:rsidP="00000000" w:rsidRDefault="00000000" w:rsidRPr="00000000" w14:paraId="0000007E">
      <w:pPr>
        <w:spacing w:after="160" w:line="259" w:lineRule="auto"/>
        <w:rPr>
          <w:rFonts w:ascii="Helvetica Neue Light" w:cs="Helvetica Neue Light" w:eastAsia="Helvetica Neue Light" w:hAnsi="Helvetica Neue Light"/>
          <w:color w:val="333333"/>
          <w:sz w:val="24"/>
          <w:szCs w:val="24"/>
          <w:highlight w:val="white"/>
        </w:rPr>
      </w:pPr>
      <w:r w:rsidDel="00000000" w:rsidR="00000000" w:rsidRPr="00000000">
        <w:rPr>
          <w:rtl w:val="0"/>
        </w:rPr>
      </w:r>
    </w:p>
    <w:sectPr>
      <w:headerReference r:id="rId21" w:type="default"/>
      <w:headerReference r:id="rId22" w:type="first"/>
      <w:footerReference r:id="rId23" w:type="default"/>
      <w:footerReference r:id="rId24" w:type="first"/>
      <w:footerReference r:id="rId25" w:type="even"/>
      <w:pgSz w:h="12240" w:w="15840" w:orient="landscape"/>
      <w:pgMar w:bottom="720" w:top="1080" w:left="720" w:right="720" w:header="360" w:footer="288"/>
      <w:pgNumType w:start="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ren Aiken" w:id="3" w:date="2020-10-19T18:29:14Z">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@sarah.ness@telus.com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descriptive of the traditional</w:t>
      </w:r>
    </w:p>
  </w:comment>
  <w:comment w:author="Katie Peters" w:id="0" w:date="2021-04-22T15:45:02Z">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link is not widely accessible</w:t>
      </w:r>
    </w:p>
  </w:comment>
  <w:comment w:author="Karen Aiken" w:id="2" w:date="2020-10-19T18:15:59Z">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@sarah.ness@telus.com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visuals</w:t>
      </w:r>
    </w:p>
  </w:comment>
  <w:comment w:author="Karen Aiken" w:id="1" w:date="2020-10-19T18:44:54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@sarah.ness@telus.com</w:t>
      </w:r>
    </w:p>
  </w:comment>
  <w:comment w:author="Sarah Ness" w:id="4" w:date="2020-11-13T21:07:48Z">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@karen.aiken@telus.com - I added this section on APIs in the value stream with a narrative.  I thought I had something on value streams but can't find it.  This will be enhanced with a model Andrew has done.  Do you think this is helpful?</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Karen Aiken_</w:t>
      </w:r>
    </w:p>
  </w:comment>
  <w:comment w:author="Karen Aiken" w:id="5" w:date="2020-11-25T16:40:06Z">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I bumped it up to Heading 1.</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@guarionex.laverty@telus.com has said he's found it very helpful.</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yep a model would definitely enhance.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ind w:right="5.669291338583093"/>
      <w:jc w:val="right"/>
      <w:rPr>
        <w:vertAlign w:val="baseline"/>
      </w:rPr>
    </w:pPr>
    <w:r w:rsidDel="00000000" w:rsidR="00000000" w:rsidRPr="00000000">
      <w:rPr>
        <w:vertAlign w:val="baseline"/>
        <w:rtl w:val="0"/>
      </w:rPr>
      <w:tab/>
      <w:tab/>
      <w:tab/>
    </w:r>
    <w:r w:rsidDel="00000000" w:rsidR="00000000" w:rsidRPr="00000000">
      <w:drawing>
        <wp:anchor allowOverlap="1" behindDoc="0" distB="114300" distT="114300" distL="114300" distR="114300" hidden="0" layoutInCell="1" locked="0" relativeHeight="0" simplePos="0">
          <wp:simplePos x="0" y="0"/>
          <wp:positionH relativeFrom="column">
            <wp:posOffset>7696200</wp:posOffset>
          </wp:positionH>
          <wp:positionV relativeFrom="paragraph">
            <wp:posOffset>114300</wp:posOffset>
          </wp:positionV>
          <wp:extent cx="1790700" cy="323850"/>
          <wp:effectExtent b="0" l="0" r="0" t="0"/>
          <wp:wrapSquare wrapText="bothSides" distB="114300" distT="114300" distL="114300" distR="114300"/>
          <wp:docPr id="8" name="image2.gif"/>
          <a:graphic>
            <a:graphicData uri="http://schemas.openxmlformats.org/drawingml/2006/picture">
              <pic:pic>
                <pic:nvPicPr>
                  <pic:cNvPr id="0" name="image2.gif"/>
                  <pic:cNvPicPr preferRelativeResize="0"/>
                </pic:nvPicPr>
                <pic:blipFill>
                  <a:blip r:embed="rId1"/>
                  <a:srcRect b="0" l="0" r="0" t="0"/>
                  <a:stretch>
                    <a:fillRect/>
                  </a:stretch>
                </pic:blipFill>
                <pic:spPr>
                  <a:xfrm>
                    <a:off x="0" y="0"/>
                    <a:ext cx="1790700" cy="323850"/>
                  </a:xfrm>
                  <a:prstGeom prst="rect"/>
                  <a:ln/>
                </pic:spPr>
              </pic:pic>
            </a:graphicData>
          </a:graphic>
        </wp:anchor>
      </w:drawing>
    </w:r>
  </w:p>
  <w:p w:rsidR="00000000" w:rsidDel="00000000" w:rsidP="00000000" w:rsidRDefault="00000000" w:rsidRPr="00000000" w14:paraId="00000084">
    <w:pPr>
      <w:ind w:right="5.669291338583093"/>
      <w:rPr>
        <w:sz w:val="2"/>
        <w:szCs w:val="2"/>
      </w:rPr>
    </w:pPr>
    <w:r w:rsidDel="00000000" w:rsidR="00000000" w:rsidRPr="00000000">
      <w:rPr>
        <w:rtl w:val="0"/>
      </w:rPr>
    </w:r>
  </w:p>
  <w:tbl>
    <w:tblPr>
      <w:tblStyle w:val="Table3"/>
      <w:tblW w:w="9465.0" w:type="dxa"/>
      <w:jc w:val="left"/>
      <w:tblInd w:w="0.0" w:type="pct"/>
      <w:tblLayout w:type="fixed"/>
      <w:tblLook w:val="0600"/>
    </w:tblPr>
    <w:tblGrid>
      <w:gridCol w:w="4470"/>
      <w:gridCol w:w="4995"/>
      <w:tblGridChange w:id="0">
        <w:tblGrid>
          <w:gridCol w:w="4470"/>
          <w:gridCol w:w="4995"/>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5">
          <w:pPr>
            <w:ind w:right="5.669291338583093"/>
            <w:rP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tab/>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TELUS Confidential</w:t>
          </w:r>
        </w:p>
      </w:tc>
    </w:tr>
  </w:tbl>
  <w:p w:rsidR="00000000" w:rsidDel="00000000" w:rsidP="00000000" w:rsidRDefault="00000000" w:rsidRPr="00000000" w14:paraId="00000087">
    <w:pPr>
      <w:ind w:right="5.669291338583093"/>
      <w:rPr>
        <w:sz w:val="2"/>
        <w:szCs w:val="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rFonts w:ascii="Arial" w:cs="Arial" w:eastAsia="Arial" w:hAnsi="Arial"/>
        <w:sz w:val="18"/>
        <w:szCs w:val="18"/>
        <w:vertAlign w:val="baseline"/>
      </w:rPr>
    </w:pPr>
    <w:r w:rsidDel="00000000" w:rsidR="00000000" w:rsidRPr="00000000">
      <w:rPr>
        <w:rFonts w:ascii="Arial" w:cs="Arial" w:eastAsia="Arial" w:hAnsi="Arial"/>
        <w:sz w:val="18"/>
        <w:szCs w:val="18"/>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ind w:right="360"/>
      <w:rP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keepNext w:val="1"/>
      <w:ind w:hanging="180"/>
      <w:jc w:val="left"/>
      <w:rPr/>
    </w:pPr>
    <w:bookmarkStart w:colFirst="0" w:colLast="0" w:name="_18uzsbl5m4x6" w:id="25"/>
    <w:bookmarkEnd w:id="25"/>
    <w:r w:rsidDel="00000000" w:rsidR="00000000" w:rsidRPr="00000000">
      <w:rPr>
        <w:rtl w:val="0"/>
      </w:rPr>
    </w:r>
  </w:p>
  <w:tbl>
    <w:tblPr>
      <w:tblStyle w:val="Table2"/>
      <w:tblW w:w="1479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7200"/>
      <w:tblGridChange w:id="0">
        <w:tblGrid>
          <w:gridCol w:w="7590"/>
          <w:gridCol w:w="7200"/>
        </w:tblGrid>
      </w:tblGridChange>
    </w:tblGrid>
    <w:tr>
      <w:trPr>
        <w:trHeight w:val="67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1"/>
            <w:ind w:left="0" w:firstLine="0"/>
            <w:rPr>
              <w:b w:val="1"/>
            </w:rPr>
          </w:pPr>
          <w:bookmarkStart w:colFirst="0" w:colLast="0" w:name="_gxhnwm8xxu7c" w:id="26"/>
          <w:bookmarkEnd w:id="26"/>
          <w:r w:rsidDel="00000000" w:rsidR="00000000" w:rsidRPr="00000000">
            <w:rPr>
              <w:b w:val="1"/>
              <w:rtl w:val="0"/>
            </w:rPr>
            <w:t xml:space="preserve">Business Architecture, Domains, and Platforms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49166d"/>
              <w:sz w:val="16"/>
              <w:szCs w:val="16"/>
            </w:rPr>
          </w:pPr>
          <w:r w:rsidDel="00000000" w:rsidR="00000000" w:rsidRPr="00000000">
            <w:rPr>
              <w:rtl w:val="0"/>
            </w:rPr>
          </w:r>
        </w:p>
      </w:tc>
    </w:tr>
  </w:tbl>
  <w:p w:rsidR="00000000" w:rsidDel="00000000" w:rsidP="00000000" w:rsidRDefault="00000000" w:rsidRPr="00000000" w14:paraId="00000082">
    <w:pPr>
      <w:keepNext w:val="1"/>
      <w:ind w:hanging="180"/>
      <w:jc w:val="center"/>
      <w:rPr/>
    </w:pPr>
    <w:bookmarkStart w:colFirst="0" w:colLast="0" w:name="_5hxk44tjj0ey" w:id="27"/>
    <w:bookmarkEnd w:id="27"/>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t xml:space="preserve">API Reference Architecture and Roadmap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color w:val="66cc00"/>
        <w:sz w:val="42"/>
        <w:szCs w:val="42"/>
        <w:u w:val="none"/>
        <w:shd w:fill="auto" w:val="clear"/>
        <w:vertAlign w:val="baseline"/>
      </w:rPr>
    </w:lvl>
    <w:lvl w:ilvl="1">
      <w:start w:val="1"/>
      <w:numFmt w:val="bullet"/>
      <w:lvlText w:val="○"/>
      <w:lvlJc w:val="left"/>
      <w:pPr>
        <w:ind w:left="1440" w:hanging="360"/>
      </w:pPr>
      <w:rPr>
        <w:rFonts w:ascii="Noto Sans Symbols" w:cs="Noto Sans Symbols" w:eastAsia="Noto Sans Symbols" w:hAnsi="Noto Sans Symbols"/>
        <w:b w:val="0"/>
        <w:i w:val="0"/>
        <w:smallCaps w:val="0"/>
        <w:strike w:val="0"/>
        <w:color w:val="66cc00"/>
        <w:sz w:val="36"/>
        <w:szCs w:val="36"/>
        <w:u w:val="none"/>
        <w:shd w:fill="auto" w:val="clear"/>
        <w:vertAlign w:val="baseline"/>
      </w:rPr>
    </w:lvl>
    <w:lvl w:ilvl="2">
      <w:start w:val="1"/>
      <w:numFmt w:val="bullet"/>
      <w:lvlText w:val="■"/>
      <w:lvlJc w:val="left"/>
      <w:pPr>
        <w:ind w:left="2160" w:hanging="360"/>
      </w:pPr>
      <w:rPr>
        <w:rFonts w:ascii="Noto Sans Symbols" w:cs="Noto Sans Symbols" w:eastAsia="Noto Sans Symbols" w:hAnsi="Noto Sans Symbols"/>
        <w:b w:val="0"/>
        <w:i w:val="0"/>
        <w:smallCaps w:val="0"/>
        <w:strike w:val="0"/>
        <w:color w:val="66cc00"/>
        <w:sz w:val="30"/>
        <w:szCs w:val="30"/>
        <w:u w:val="none"/>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color w:val="66cc00"/>
        <w:sz w:val="27"/>
        <w:szCs w:val="27"/>
        <w:u w:val="none"/>
        <w:shd w:fill="auto" w:val="clear"/>
        <w:vertAlign w:val="baseline"/>
      </w:rPr>
    </w:lvl>
    <w:lvl w:ilvl="4">
      <w:start w:val="1"/>
      <w:numFmt w:val="bullet"/>
      <w:lvlText w:val="○"/>
      <w:lvlJc w:val="left"/>
      <w:pPr>
        <w:ind w:left="3600" w:hanging="360"/>
      </w:pPr>
      <w:rPr>
        <w:rFonts w:ascii="Noto Sans Symbols" w:cs="Noto Sans Symbols" w:eastAsia="Noto Sans Symbols" w:hAnsi="Noto Sans Symbols"/>
        <w:b w:val="0"/>
        <w:i w:val="0"/>
        <w:smallCaps w:val="0"/>
        <w:strike w:val="0"/>
        <w:color w:val="66cc00"/>
        <w:sz w:val="27"/>
        <w:szCs w:val="27"/>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7"/>
        <w:szCs w:val="27"/>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7"/>
        <w:szCs w:val="27"/>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7"/>
        <w:szCs w:val="27"/>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7"/>
        <w:szCs w:val="27"/>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ind w:hanging="180"/>
    </w:pPr>
    <w:rPr>
      <w:sz w:val="72"/>
      <w:szCs w:val="72"/>
    </w:rPr>
  </w:style>
  <w:style w:type="paragraph" w:styleId="Subtitle">
    <w:name w:val="Subtitle"/>
    <w:basedOn w:val="Normal"/>
    <w:next w:val="Normal"/>
    <w:pPr>
      <w:keepNext w:val="1"/>
      <w:keepLines w:val="1"/>
      <w:ind w:hanging="180"/>
    </w:pPr>
    <w:rPr>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header" Target="header2.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hyperlink" Target="http://go/ea/roadmaps" TargetMode="External"/><Relationship Id="rId14" Type="http://schemas.openxmlformats.org/officeDocument/2006/relationships/hyperlink" Target="https://docs.google.com/document/u/0/d/1yUNdmekHoBKbntIFZzgmP3Qvkj6NyLsxudZOmM1lhgI/edit" TargetMode="External"/><Relationship Id="rId17" Type="http://schemas.openxmlformats.org/officeDocument/2006/relationships/image" Target="media/image9.png"/><Relationship Id="rId16" Type="http://schemas.openxmlformats.org/officeDocument/2006/relationships/image" Target="media/image12.jpg"/><Relationship Id="rId19" Type="http://schemas.openxmlformats.org/officeDocument/2006/relationships/image" Target="media/image1.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